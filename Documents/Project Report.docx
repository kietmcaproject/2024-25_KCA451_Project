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5AD38"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1: INTRODUCTION</w:t>
      </w:r>
    </w:p>
    <w:p w14:paraId="4EC32532" w14:textId="77777777" w:rsidR="00A670AA" w:rsidRPr="00A670AA" w:rsidRDefault="00A670AA" w:rsidP="00A670AA">
      <w:pPr>
        <w:spacing w:before="24" w:after="24" w:line="276" w:lineRule="auto"/>
        <w:rPr>
          <w:rFonts w:ascii="Times New Roman" w:eastAsia="Calibri" w:hAnsi="Times New Roman" w:cs="Times New Roman"/>
          <w:b/>
          <w:bCs/>
        </w:rPr>
      </w:pPr>
    </w:p>
    <w:p w14:paraId="2F76BF90" w14:textId="77777777" w:rsidR="00A670AA" w:rsidRPr="00A670AA" w:rsidRDefault="00A670AA" w:rsidP="00A670AA">
      <w:pPr>
        <w:spacing w:before="24" w:after="24" w:line="276" w:lineRule="auto"/>
        <w:rPr>
          <w:rFonts w:ascii="Times New Roman" w:eastAsia="Calibri" w:hAnsi="Times New Roman" w:cs="Times New Roman"/>
          <w:b/>
          <w:bCs/>
        </w:rPr>
      </w:pPr>
    </w:p>
    <w:p w14:paraId="799FCD54" w14:textId="77777777" w:rsidR="00A670AA" w:rsidRPr="00A670AA" w:rsidRDefault="00A670AA" w:rsidP="00A670AA">
      <w:pPr>
        <w:numPr>
          <w:ilvl w:val="1"/>
          <w:numId w:val="8"/>
        </w:numPr>
        <w:spacing w:before="24" w:after="24" w:line="276" w:lineRule="auto"/>
        <w:ind w:left="90" w:firstLine="180"/>
        <w:contextualSpacing/>
        <w:rPr>
          <w:rFonts w:ascii="Times New Roman" w:eastAsia="Calibri" w:hAnsi="Times New Roman" w:cs="Times New Roman"/>
          <w:b/>
          <w:bCs/>
        </w:rPr>
      </w:pPr>
      <w:r w:rsidRPr="00A670AA">
        <w:rPr>
          <w:rFonts w:ascii="Times New Roman" w:eastAsia="Calibri" w:hAnsi="Times New Roman" w:cs="Times New Roman"/>
          <w:b/>
          <w:bCs/>
        </w:rPr>
        <w:t xml:space="preserve">BACKGROUND </w:t>
      </w:r>
    </w:p>
    <w:p w14:paraId="0294FD71" w14:textId="77777777" w:rsidR="00A670AA" w:rsidRPr="00A670AA" w:rsidRDefault="00A670AA" w:rsidP="00A670AA">
      <w:pPr>
        <w:spacing w:before="24" w:after="24" w:line="276" w:lineRule="auto"/>
        <w:ind w:left="360"/>
        <w:contextualSpacing/>
        <w:jc w:val="both"/>
        <w:rPr>
          <w:rFonts w:ascii="Times New Roman" w:eastAsia="Calibri" w:hAnsi="Times New Roman" w:cs="Times New Roman"/>
          <w:b/>
          <w:bCs/>
        </w:rPr>
      </w:pPr>
    </w:p>
    <w:p w14:paraId="28CB7726" w14:textId="77777777" w:rsidR="00A670AA" w:rsidRPr="00A670AA" w:rsidRDefault="00A670AA" w:rsidP="00A670AA">
      <w:pPr>
        <w:spacing w:before="24" w:after="24" w:line="276" w:lineRule="auto"/>
        <w:ind w:left="630"/>
        <w:contextualSpacing/>
        <w:jc w:val="both"/>
        <w:rPr>
          <w:rFonts w:ascii="Times New Roman" w:eastAsia="Calibri" w:hAnsi="Times New Roman" w:cs="Times New Roman"/>
          <w:b/>
          <w:bCs/>
        </w:rPr>
      </w:pPr>
    </w:p>
    <w:p w14:paraId="20A6AEE5" w14:textId="77777777" w:rsidR="00A670AA" w:rsidRPr="00A670AA" w:rsidRDefault="00A670AA" w:rsidP="00A670AA">
      <w:pPr>
        <w:spacing w:after="0" w:line="276" w:lineRule="auto"/>
        <w:ind w:firstLine="562"/>
        <w:jc w:val="both"/>
        <w:rPr>
          <w:rFonts w:ascii="Times New Roman" w:eastAsia="Calibri" w:hAnsi="Times New Roman" w:cs="Times New Roman"/>
        </w:rPr>
      </w:pPr>
      <w:r w:rsidRPr="00A670AA">
        <w:rPr>
          <w:rFonts w:ascii="Times New Roman" w:eastAsia="Calibri" w:hAnsi="Times New Roman" w:cs="Times New Roman"/>
        </w:rPr>
        <w:t xml:space="preserve">Managing events is often a logistical nightmare, with organizers struggling to track tickets and attendees facing frustrating booking systems. The Event Booking &amp; Management System, developed in 2.5 months under Ishu’s leadership, aims to simplify these challenges. This web application, hosted for free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targets small to medium events like workshops or community festivals, offering a seamless experience for organizers and attendees.</w:t>
      </w:r>
    </w:p>
    <w:p w14:paraId="3590599D" w14:textId="77777777" w:rsidR="00A670AA" w:rsidRPr="00A670AA" w:rsidRDefault="00A670AA" w:rsidP="00A670AA">
      <w:pPr>
        <w:spacing w:after="0" w:line="276" w:lineRule="auto"/>
        <w:ind w:firstLine="562"/>
        <w:jc w:val="both"/>
        <w:rPr>
          <w:rFonts w:ascii="Times New Roman" w:eastAsia="Calibri" w:hAnsi="Times New Roman" w:cs="Times New Roman"/>
        </w:rPr>
      </w:pPr>
    </w:p>
    <w:p w14:paraId="7DCAAE61" w14:textId="77777777" w:rsidR="00A670AA" w:rsidRPr="00A670AA" w:rsidRDefault="00A670AA" w:rsidP="00A670AA">
      <w:pPr>
        <w:spacing w:after="0" w:line="276" w:lineRule="auto"/>
        <w:ind w:firstLine="562"/>
        <w:jc w:val="both"/>
        <w:rPr>
          <w:rFonts w:ascii="Times New Roman" w:eastAsia="Calibri" w:hAnsi="Times New Roman" w:cs="Times New Roman"/>
        </w:rPr>
      </w:pPr>
      <w:r w:rsidRPr="00A670AA">
        <w:rPr>
          <w:rFonts w:ascii="Times New Roman" w:eastAsia="Calibri" w:hAnsi="Times New Roman" w:cs="Times New Roman"/>
        </w:rPr>
        <w:t>Traditional approaches, such as paper tickets or manual spreadsheets, are prone to errors and inefficiencies. Our system, built with the MERN stack (MongoDB, Express.js, React, Node.js), introduces modern features like QR code check-ins, AI-driven event recommendations, and a chatbot to assist users. A Progressive Web App (PWA) ensures offline access, making it reliable for areas with poor connectivity. Designed to support up to 1000 users, it’s tailored for community-focused events.</w:t>
      </w:r>
    </w:p>
    <w:p w14:paraId="6390B0FA" w14:textId="77777777" w:rsidR="00A670AA" w:rsidRPr="00A670AA" w:rsidRDefault="00A670AA" w:rsidP="00A670AA">
      <w:pPr>
        <w:spacing w:after="0" w:line="276" w:lineRule="auto"/>
        <w:ind w:firstLine="562"/>
        <w:jc w:val="both"/>
        <w:rPr>
          <w:rFonts w:ascii="Times New Roman" w:eastAsia="Calibri" w:hAnsi="Times New Roman" w:cs="Times New Roman"/>
        </w:rPr>
      </w:pPr>
    </w:p>
    <w:p w14:paraId="40E25CD5" w14:textId="77777777" w:rsidR="00A670AA" w:rsidRPr="00A670AA" w:rsidRDefault="00A670AA" w:rsidP="00A670AA">
      <w:pPr>
        <w:spacing w:after="0" w:line="276" w:lineRule="auto"/>
        <w:ind w:firstLine="562"/>
        <w:jc w:val="both"/>
        <w:rPr>
          <w:rFonts w:ascii="Times New Roman" w:eastAsia="Calibri" w:hAnsi="Times New Roman" w:cs="Times New Roman"/>
        </w:rPr>
      </w:pPr>
      <w:r w:rsidRPr="00A670AA">
        <w:rPr>
          <w:rFonts w:ascii="Times New Roman" w:eastAsia="Calibri" w:hAnsi="Times New Roman" w:cs="Times New Roman"/>
        </w:rPr>
        <w:t xml:space="preserve">The project reflects a collaborative effort, with Ishu leading backend and AI development, Kishan managing the database, </w:t>
      </w:r>
      <w:proofErr w:type="spellStart"/>
      <w:r w:rsidRPr="00A670AA">
        <w:rPr>
          <w:rFonts w:ascii="Times New Roman" w:eastAsia="Calibri" w:hAnsi="Times New Roman" w:cs="Times New Roman"/>
        </w:rPr>
        <w:t>Deepraj</w:t>
      </w:r>
      <w:proofErr w:type="spellEnd"/>
      <w:r w:rsidRPr="00A670AA">
        <w:rPr>
          <w:rFonts w:ascii="Times New Roman" w:eastAsia="Calibri" w:hAnsi="Times New Roman" w:cs="Times New Roman"/>
        </w:rPr>
        <w:t xml:space="preserve"> handling security and testing, and Mayank crafting the frontend. Together, we created a system that addresses real-world event management needs, showcasing technical expertise for our degree program. The use of free hosting platforms demonstrates how to deliver robust solutions without financial barriers.</w:t>
      </w:r>
    </w:p>
    <w:p w14:paraId="47103471" w14:textId="77777777" w:rsidR="00A670AA" w:rsidRPr="00A670AA" w:rsidRDefault="00A670AA" w:rsidP="00A670AA">
      <w:pPr>
        <w:spacing w:after="0" w:line="276" w:lineRule="auto"/>
        <w:ind w:firstLine="562"/>
        <w:jc w:val="both"/>
        <w:rPr>
          <w:rFonts w:ascii="Times New Roman" w:eastAsia="Calibri" w:hAnsi="Times New Roman" w:cs="Times New Roman"/>
        </w:rPr>
      </w:pPr>
    </w:p>
    <w:p w14:paraId="53B89D74" w14:textId="77777777" w:rsidR="00A670AA" w:rsidRPr="00A670AA" w:rsidRDefault="00A670AA" w:rsidP="00A670AA">
      <w:pPr>
        <w:spacing w:after="0" w:line="276" w:lineRule="auto"/>
        <w:ind w:firstLine="562"/>
        <w:jc w:val="both"/>
        <w:rPr>
          <w:rFonts w:ascii="Times New Roman" w:eastAsia="Calibri" w:hAnsi="Times New Roman" w:cs="Times New Roman"/>
        </w:rPr>
      </w:pPr>
      <w:r w:rsidRPr="00A670AA">
        <w:rPr>
          <w:rFonts w:ascii="Times New Roman" w:eastAsia="Calibri" w:hAnsi="Times New Roman" w:cs="Times New Roman"/>
        </w:rPr>
        <w:t>This report details our journey, from ideation to deployment, highlighting the system’s design and functionality. It underscores our commitment to creating an accessible, efficient tool for event management, ready for evaluation by our technical institute.</w:t>
      </w:r>
    </w:p>
    <w:p w14:paraId="6C7D5324" w14:textId="77777777" w:rsidR="00A670AA" w:rsidRPr="00A670AA" w:rsidRDefault="00A670AA" w:rsidP="00A670AA">
      <w:pPr>
        <w:spacing w:after="0" w:line="276" w:lineRule="auto"/>
        <w:ind w:firstLine="562"/>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1EEB6A6A"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485E325C"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60BEC2B2" w14:textId="77777777" w:rsidR="00A670AA" w:rsidRPr="00A670AA" w:rsidRDefault="00A670AA" w:rsidP="00A670AA">
      <w:pPr>
        <w:numPr>
          <w:ilvl w:val="1"/>
          <w:numId w:val="8"/>
        </w:numPr>
        <w:tabs>
          <w:tab w:val="left" w:pos="450"/>
          <w:tab w:val="left" w:pos="540"/>
        </w:tabs>
        <w:spacing w:before="24" w:after="24" w:line="276" w:lineRule="auto"/>
        <w:ind w:left="270" w:firstLine="90"/>
        <w:contextualSpacing/>
        <w:rPr>
          <w:rFonts w:ascii="Times New Roman" w:eastAsia="Calibri" w:hAnsi="Times New Roman" w:cs="Times New Roman"/>
          <w:b/>
          <w:bCs/>
        </w:rPr>
      </w:pPr>
      <w:r w:rsidRPr="00A670AA">
        <w:rPr>
          <w:rFonts w:ascii="Times New Roman" w:eastAsia="Calibri" w:hAnsi="Times New Roman" w:cs="Times New Roman"/>
          <w:b/>
          <w:bCs/>
        </w:rPr>
        <w:t xml:space="preserve">Problem Statement </w:t>
      </w:r>
      <w:r w:rsidRPr="00A670AA">
        <w:rPr>
          <w:rFonts w:ascii="Times New Roman" w:eastAsia="Calibri" w:hAnsi="Times New Roman" w:cs="Times New Roman"/>
          <w:b/>
          <w:bCs/>
        </w:rPr>
        <w:br/>
      </w:r>
    </w:p>
    <w:p w14:paraId="11400740" w14:textId="77777777" w:rsidR="00A670AA" w:rsidRPr="00A670AA" w:rsidRDefault="00A670AA" w:rsidP="00A670AA">
      <w:pPr>
        <w:spacing w:before="24" w:after="24" w:line="276" w:lineRule="auto"/>
        <w:ind w:firstLine="630"/>
        <w:contextualSpacing/>
        <w:jc w:val="both"/>
        <w:rPr>
          <w:rFonts w:ascii="Times New Roman" w:eastAsia="Calibri" w:hAnsi="Times New Roman" w:cs="Times New Roman"/>
          <w:b/>
          <w:bCs/>
        </w:rPr>
      </w:pPr>
    </w:p>
    <w:p w14:paraId="6062DAE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Event management is riddled with inefficiencies that burden both organizers and attendees. Organizers often rely on manual tools like spreadsheets to track ticket sales and verify attendees, leading to errors and delays. Attendees encounter slow booking processes or long check-in lines, which sour their experience. While platforms like Eventbrite offer comprehensive solutions, their costs are prohibitive for small organizers, and free alternatives lack advanced features like real-time updates or personalized suggestions.</w:t>
      </w:r>
    </w:p>
    <w:p w14:paraId="4B74695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4BF9385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Our project, led by Ishu, addresses these issues by creating a cost-free, feature-rich system for small to medium events, completed in 2.5 months. We aimed to build an intuitive platform for organizers, attendees, and admins, incorporating QR code check-ins and AI recommendations, scalable for up to 1000 users using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This required optimizing for free-tier constraints, such as MongoDB Atlas’s 512 MB storage limit.</w:t>
      </w:r>
    </w:p>
    <w:p w14:paraId="32F4563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29CAE02"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Security was critical, demanding JWT authentication and TLS encryption to protect user data. We also prioritized offline access through a Progressive Web App to ensure reliability in low-connectivity settings. The Event Booking &amp; Management System tackles these challenges, delivering a modern, accessible solution for event management.</w:t>
      </w:r>
    </w:p>
    <w:p w14:paraId="2FCC72B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15AD21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initiative demonstrates our technical capabilities for our degree program, creating a system that streamlines event logistics for community-focused applications. It’s designed to make event planning and attendance effortless, addressing real-world needs with innovative technology.</w:t>
      </w:r>
    </w:p>
    <w:p w14:paraId="2439B75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553C0E73"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7C033D4C"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1.3 Objectives</w:t>
      </w:r>
    </w:p>
    <w:p w14:paraId="23537F8D"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55511046"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21EA3548"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Event Booking &amp; Management System, developed in 2.5 months under Ishu’s leadership, was driven by clear goals to enhance event management for small to medium events, such as workshops or community gatherings. We aimed to create a free, secure, and intuitive web application that serves organizers, attendees, and admins efficiently. The system needed to deliver a seamless experience while leveraging free hosting platforms to eliminate costs.</w:t>
      </w:r>
    </w:p>
    <w:p w14:paraId="310ADB8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895AC9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Our primary objectives included enabling quick event booking with QR code check-ins, providing organizers with real-time updates through Socket.io, and securing user data with JWT and TLS encryption. We also sought to enhance user engagement with AI recommendations powered by TensorFlow.js and a Brain.js-based chatbot to answer queries, making the platform dynamic and user-friendly.</w:t>
      </w:r>
    </w:p>
    <w:p w14:paraId="710B7DD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0E87308"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To ensure scalability, we optimized for free-tier limits, such as Render’s 512 MB RAM, to support up to 1000 users. A Progressive Web App (PWA) was implemented for offline access, ensuring reliability in areas with poor internet. These goals guided our development, balancing innovation with practicality.</w:t>
      </w:r>
    </w:p>
    <w:p w14:paraId="5091DB8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6A00A9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system reflects our technical expertise for our degree program, creating a robust tool for community events. It lays the groundwork for future enhancements, demonstrating our ability to address real-world challenges with accessible technology.</w:t>
      </w:r>
    </w:p>
    <w:p w14:paraId="44C3D578" w14:textId="77777777" w:rsidR="00A670AA" w:rsidRPr="00A670AA" w:rsidRDefault="00A670AA" w:rsidP="00A670AA">
      <w:pPr>
        <w:spacing w:before="24" w:after="24" w:line="276" w:lineRule="auto"/>
        <w:ind w:firstLine="630"/>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27E12B6C"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044B8503"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 xml:space="preserve">1.4 Scope </w:t>
      </w:r>
    </w:p>
    <w:p w14:paraId="603A6F19"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3CC4F5F6"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6B1CBD13"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Event Booking &amp; Management System, built in 2.5 months under Ishu’s leadership, focuses on simplifying event management for small to medium events like community meetups or seminars. Hosted for free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the web application serves three user groups: attendees who browse and book events, organizers who manage events, and admins who oversee operations. The scope was defined to deliver a functional system within our timeline, prioritizing accessibility and technical depth.</w:t>
      </w:r>
    </w:p>
    <w:p w14:paraId="488E728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1BCC327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system comprises eight modules: Frontend Interface, Backend API, Database Management, QR Code Integration, Real-Time Updates, AI Recommendations, Chatbot, and Security &amp; Authentication. These enable features like QR code check-ins, real-time ticket updates via Socket.io, and AI-driven suggestions using TensorFlow.js, all optimized for up to 1000 users. A Progressive Web App (PWA) ensures offline access, enhancing reliability in low-connectivity areas.</w:t>
      </w:r>
    </w:p>
    <w:p w14:paraId="03B879B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7211DD7"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scope excludes complex features like payment gateways or native mobile apps, which were infeasible within our timeline and free hosting constraints. Instead, we focused on core functionalities, optimizing for MongoDB Atlas’s 512 MB storage and Render’s resource limits. This approach ensures a cost-free, scalable system for community events.</w:t>
      </w:r>
    </w:p>
    <w:p w14:paraId="2C82B732"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DBAB6D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project showcases our technical capabilities for our degree program, delivering a practical solution that addresses event management challenges. It provides a foundation for future enhancements, such as analytics, while meeting current needs for accessibility and efficiency.</w:t>
      </w:r>
    </w:p>
    <w:p w14:paraId="6F04CFA9"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269F6EC6"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4D695674"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 xml:space="preserve">1.5 Features Overview </w:t>
      </w:r>
    </w:p>
    <w:p w14:paraId="5D2686A4"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2A082E0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Event Booking &amp; Management System, developed in 2.5 months under Ishu’s leadership, offers a suite of features to streamline event management, hosted for free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Key functionalities include QR code check-ins, enabling attendees to enter events with a quick scan, and real-time updates via Socket.io, ensuring organizers stay informed on ticket availability. These features make the system ideal for events like festivals or workshops.</w:t>
      </w:r>
    </w:p>
    <w:p w14:paraId="16D98979"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327BA7C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Attendees benefit from a React-based interface for browsing events, booking tickets, and receiving QR codes via email, with offline access through a Progressive Web App (PWA). Organizers access a dashboard to create events, track sales, and scan QR codes, while admins use role-based access to manage the system, secured with JWT and TLS. TensorFlow.js powers AI recommendations for personalized event suggestions, and a Brain.js chatbot handles user queries.</w:t>
      </w:r>
    </w:p>
    <w:p w14:paraId="4CE00EF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4AAB619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system’s eight modules ensure modularity and scalability, optimized for free-tier constraints like MongoDB Atlas’s 512 MB storage. This balance of advanced features and accessibility makes the system effective for community events, addressing diverse user needs.</w:t>
      </w:r>
    </w:p>
    <w:p w14:paraId="2BCABBD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1B95CC0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These features demonstrate our technical expertise for our degree program, creating a user-friendly platform that enhances event management. The system is poised for future improvements, such as advanced analytics, while delivering immediate value.</w:t>
      </w:r>
    </w:p>
    <w:p w14:paraId="5CBFF71D"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4B77E894" w14:textId="77777777" w:rsidR="00A670AA" w:rsidRPr="00A670AA" w:rsidRDefault="00A670AA" w:rsidP="00A670AA">
      <w:pPr>
        <w:spacing w:before="24" w:after="24" w:line="276" w:lineRule="auto"/>
        <w:ind w:firstLine="630"/>
        <w:rPr>
          <w:rFonts w:ascii="Times New Roman" w:eastAsia="Calibri" w:hAnsi="Times New Roman" w:cs="Times New Roman"/>
          <w:b/>
          <w:bCs/>
        </w:rPr>
      </w:pPr>
      <w:r w:rsidRPr="00A670AA">
        <w:rPr>
          <w:rFonts w:ascii="Times New Roman" w:eastAsia="Calibri" w:hAnsi="Times New Roman" w:cs="Times New Roman"/>
          <w:b/>
          <w:bCs/>
        </w:rPr>
        <w:lastRenderedPageBreak/>
        <w:t>1.6 Technology Stack</w:t>
      </w:r>
    </w:p>
    <w:p w14:paraId="522255D3"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A43544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403D17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Event Booking &amp; Management System, built in 2.5 months under Ishu’s leadership, leverages a robust technology stack optimized for free hosting. The MERN stack—MongoDB, Express.js, React, and Node.js—forms the core, enabling fast development and scalability. MongoDB Atlas, with its 512 MB free tier, stores events, bookings, and QR codes, using Mongoose for efficient queries. Express.js and Node.js, hosted on Render, power APIs for booking and QR code generation.</w:t>
      </w:r>
    </w:p>
    <w:p w14:paraId="3188E27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B647CD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frontend, built with React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xml:space="preserve">, delivers a responsive UI with CSS Grid and Flexbox for layouts, enhanced by Workbox for a Progressive Web App (PWA) that supports offline access. Socket.io enables real-time updates, with a </w:t>
      </w:r>
      <w:proofErr w:type="spellStart"/>
      <w:r w:rsidRPr="00A670AA">
        <w:rPr>
          <w:rFonts w:ascii="Times New Roman" w:eastAsia="Calibri" w:hAnsi="Times New Roman" w:cs="Times New Roman"/>
        </w:rPr>
        <w:t>cron</w:t>
      </w:r>
      <w:proofErr w:type="spellEnd"/>
      <w:r w:rsidRPr="00A670AA">
        <w:rPr>
          <w:rFonts w:ascii="Times New Roman" w:eastAsia="Calibri" w:hAnsi="Times New Roman" w:cs="Times New Roman"/>
        </w:rPr>
        <w:t xml:space="preserve"> job preventing Render’s sleep mode delays. </w:t>
      </w:r>
      <w:proofErr w:type="spellStart"/>
      <w:r w:rsidRPr="00A670AA">
        <w:rPr>
          <w:rFonts w:ascii="Times New Roman" w:eastAsia="Calibri" w:hAnsi="Times New Roman" w:cs="Times New Roman"/>
        </w:rPr>
        <w:t>Nodemailer</w:t>
      </w:r>
      <w:proofErr w:type="spellEnd"/>
      <w:r w:rsidRPr="00A670AA">
        <w:rPr>
          <w:rFonts w:ascii="Times New Roman" w:eastAsia="Calibri" w:hAnsi="Times New Roman" w:cs="Times New Roman"/>
        </w:rPr>
        <w:t xml:space="preserve"> handles QR code email delivery, improving user convenience.</w:t>
      </w:r>
    </w:p>
    <w:p w14:paraId="09172CB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91C0B47"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For intelligent features, TensorFlow.js drives AI recommendations, and Brain.js powers a chatbot for user queries. Security is ensured with JWT authentication and TLS encryption, protecting user data. These tools were selected to maximize performance within free-tier limits, supporting up to 1000 users.</w:t>
      </w:r>
    </w:p>
    <w:p w14:paraId="23E97A9C"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4F118804"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technology stack reflects our technical capabilities for our degree program, creating an efficient system for community events. It demonstrates how to build advanced functionality on a budget, ready for further enhancements.</w:t>
      </w:r>
    </w:p>
    <w:p w14:paraId="6E9BD705" w14:textId="77777777" w:rsidR="00A670AA" w:rsidRPr="00A670AA" w:rsidRDefault="00A670AA" w:rsidP="00A670AA">
      <w:pPr>
        <w:spacing w:before="24" w:after="24" w:line="276" w:lineRule="auto"/>
        <w:rPr>
          <w:rFonts w:ascii="Times New Roman" w:eastAsia="Calibri" w:hAnsi="Times New Roman" w:cs="Times New Roman"/>
          <w:b/>
          <w:bCs/>
          <w:i/>
          <w:iCs/>
        </w:rPr>
      </w:pPr>
    </w:p>
    <w:tbl>
      <w:tblPr>
        <w:tblStyle w:val="TableGrid1"/>
        <w:tblW w:w="0" w:type="auto"/>
        <w:tblInd w:w="0" w:type="dxa"/>
        <w:tblLook w:val="04A0" w:firstRow="1" w:lastRow="0" w:firstColumn="1" w:lastColumn="0" w:noHBand="0" w:noVBand="1"/>
      </w:tblPr>
      <w:tblGrid>
        <w:gridCol w:w="1384"/>
        <w:gridCol w:w="7118"/>
      </w:tblGrid>
      <w:tr w:rsidR="00A670AA" w:rsidRPr="00A670AA" w14:paraId="49612074"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B94C54A"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Tool</w:t>
            </w:r>
          </w:p>
        </w:tc>
        <w:tc>
          <w:tcPr>
            <w:tcW w:w="0" w:type="auto"/>
            <w:tcBorders>
              <w:top w:val="single" w:sz="4" w:space="0" w:color="auto"/>
              <w:left w:val="single" w:sz="4" w:space="0" w:color="auto"/>
              <w:bottom w:val="single" w:sz="4" w:space="0" w:color="auto"/>
              <w:right w:val="single" w:sz="4" w:space="0" w:color="auto"/>
            </w:tcBorders>
            <w:hideMark/>
          </w:tcPr>
          <w:p w14:paraId="45618611"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Role</w:t>
            </w:r>
          </w:p>
        </w:tc>
      </w:tr>
      <w:tr w:rsidR="00A670AA" w:rsidRPr="00A670AA" w14:paraId="6F7DC156"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2E26D9A9"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MongoDB</w:t>
            </w:r>
          </w:p>
        </w:tc>
        <w:tc>
          <w:tcPr>
            <w:tcW w:w="0" w:type="auto"/>
            <w:tcBorders>
              <w:top w:val="single" w:sz="4" w:space="0" w:color="auto"/>
              <w:left w:val="single" w:sz="4" w:space="0" w:color="auto"/>
              <w:bottom w:val="single" w:sz="4" w:space="0" w:color="auto"/>
              <w:right w:val="single" w:sz="4" w:space="0" w:color="auto"/>
            </w:tcBorders>
            <w:hideMark/>
          </w:tcPr>
          <w:p w14:paraId="2378E1D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Database: Stores user data (admin, attendee, organizer), event details, and bookings in a flexible, NoSQL format.</w:t>
            </w:r>
          </w:p>
        </w:tc>
      </w:tr>
      <w:tr w:rsidR="00A670AA" w:rsidRPr="00A670AA" w14:paraId="1C1CB626"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66EE937"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React</w:t>
            </w:r>
          </w:p>
        </w:tc>
        <w:tc>
          <w:tcPr>
            <w:tcW w:w="0" w:type="auto"/>
            <w:tcBorders>
              <w:top w:val="single" w:sz="4" w:space="0" w:color="auto"/>
              <w:left w:val="single" w:sz="4" w:space="0" w:color="auto"/>
              <w:bottom w:val="single" w:sz="4" w:space="0" w:color="auto"/>
              <w:right w:val="single" w:sz="4" w:space="0" w:color="auto"/>
            </w:tcBorders>
            <w:hideMark/>
          </w:tcPr>
          <w:p w14:paraId="27F5CF41"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Frontend: Builds a dynamic, interactive user interface for event browsing, booking, and management.</w:t>
            </w:r>
          </w:p>
        </w:tc>
      </w:tr>
      <w:tr w:rsidR="00A670AA" w:rsidRPr="00A670AA" w14:paraId="30BAE8EB"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148498D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Node.js</w:t>
            </w:r>
          </w:p>
        </w:tc>
        <w:tc>
          <w:tcPr>
            <w:tcW w:w="0" w:type="auto"/>
            <w:tcBorders>
              <w:top w:val="single" w:sz="4" w:space="0" w:color="auto"/>
              <w:left w:val="single" w:sz="4" w:space="0" w:color="auto"/>
              <w:bottom w:val="single" w:sz="4" w:space="0" w:color="auto"/>
              <w:right w:val="single" w:sz="4" w:space="0" w:color="auto"/>
            </w:tcBorders>
            <w:hideMark/>
          </w:tcPr>
          <w:p w14:paraId="3DE90D95"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Backend: Runs the server-side logic, handling requests, authentication, and API operations.</w:t>
            </w:r>
          </w:p>
        </w:tc>
      </w:tr>
      <w:tr w:rsidR="00A670AA" w:rsidRPr="00A670AA" w14:paraId="226DA3B8"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0D86466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Express.js</w:t>
            </w:r>
          </w:p>
        </w:tc>
        <w:tc>
          <w:tcPr>
            <w:tcW w:w="0" w:type="auto"/>
            <w:tcBorders>
              <w:top w:val="single" w:sz="4" w:space="0" w:color="auto"/>
              <w:left w:val="single" w:sz="4" w:space="0" w:color="auto"/>
              <w:bottom w:val="single" w:sz="4" w:space="0" w:color="auto"/>
              <w:right w:val="single" w:sz="4" w:space="0" w:color="auto"/>
            </w:tcBorders>
            <w:hideMark/>
          </w:tcPr>
          <w:p w14:paraId="7347BEBF"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Backend Framework: Simplifies API route creation and middleware setup for event and user management.</w:t>
            </w:r>
          </w:p>
        </w:tc>
      </w:tr>
      <w:tr w:rsidR="00A670AA" w:rsidRPr="00A670AA" w14:paraId="453D6E43"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32E86E9"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JWT</w:t>
            </w:r>
          </w:p>
        </w:tc>
        <w:tc>
          <w:tcPr>
            <w:tcW w:w="0" w:type="auto"/>
            <w:tcBorders>
              <w:top w:val="single" w:sz="4" w:space="0" w:color="auto"/>
              <w:left w:val="single" w:sz="4" w:space="0" w:color="auto"/>
              <w:bottom w:val="single" w:sz="4" w:space="0" w:color="auto"/>
              <w:right w:val="single" w:sz="4" w:space="0" w:color="auto"/>
            </w:tcBorders>
            <w:hideMark/>
          </w:tcPr>
          <w:p w14:paraId="0AFA73E9"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Authentication: Generates and verifies tokens for secure login across admin, attendee, and organizer roles.</w:t>
            </w:r>
          </w:p>
        </w:tc>
      </w:tr>
      <w:tr w:rsidR="00A670AA" w:rsidRPr="00A670AA" w14:paraId="064BA5F2"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0BBD827"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Tailwind CSS</w:t>
            </w:r>
          </w:p>
        </w:tc>
        <w:tc>
          <w:tcPr>
            <w:tcW w:w="0" w:type="auto"/>
            <w:tcBorders>
              <w:top w:val="single" w:sz="4" w:space="0" w:color="auto"/>
              <w:left w:val="single" w:sz="4" w:space="0" w:color="auto"/>
              <w:bottom w:val="single" w:sz="4" w:space="0" w:color="auto"/>
              <w:right w:val="single" w:sz="4" w:space="0" w:color="auto"/>
            </w:tcBorders>
            <w:hideMark/>
          </w:tcPr>
          <w:p w14:paraId="21604BE0"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Styling: Offers utility classes to style the frontend for a responsive, modern design.</w:t>
            </w:r>
          </w:p>
        </w:tc>
      </w:tr>
    </w:tbl>
    <w:p w14:paraId="1F29F907" w14:textId="77777777" w:rsidR="00A670AA" w:rsidRPr="00A670AA" w:rsidRDefault="00A670AA" w:rsidP="00A670AA">
      <w:pPr>
        <w:spacing w:before="24" w:after="24" w:line="276" w:lineRule="auto"/>
        <w:rPr>
          <w:rFonts w:ascii="Times New Roman" w:eastAsia="Calibri" w:hAnsi="Times New Roman" w:cs="Times New Roman"/>
        </w:rPr>
      </w:pPr>
    </w:p>
    <w:p w14:paraId="2843394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Table 1.1: Tools and Roles for Event Booking &amp; Management System</w:t>
      </w:r>
    </w:p>
    <w:p w14:paraId="35F9AB1E" w14:textId="77777777" w:rsidR="00A670AA" w:rsidRPr="00A670AA" w:rsidRDefault="00A670AA" w:rsidP="00A670AA">
      <w:pPr>
        <w:spacing w:before="24" w:after="24" w:line="276" w:lineRule="auto"/>
        <w:rPr>
          <w:rFonts w:ascii="Times New Roman" w:eastAsia="Calibri" w:hAnsi="Times New Roman" w:cs="Times New Roman"/>
          <w:i/>
          <w:iCs/>
        </w:rPr>
      </w:pPr>
      <w:r w:rsidRPr="00A670AA">
        <w:rPr>
          <w:rFonts w:ascii="Times New Roman" w:eastAsia="Calibri" w:hAnsi="Times New Roman" w:cs="Times New Roman"/>
          <w:i/>
          <w:iCs/>
          <w:kern w:val="0"/>
          <w14:ligatures w14:val="none"/>
        </w:rPr>
        <w:br w:type="page"/>
      </w:r>
    </w:p>
    <w:p w14:paraId="46267291"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4C060841"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1.7 Team Roles</w:t>
      </w:r>
    </w:p>
    <w:p w14:paraId="1E778ED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BAE9C4C"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4AF0E8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Event Booking &amp; Management System was developed by a four-member team, each contributing specialized skills under Ishu’s leadership. Ishu (2300290140079), as Team Leader and Backend &amp; AI Lead, coordinated the project and built the Node.js and Express.js backend on Render, implementing APIs and AI features with TensorFlow.js and Brain.js. Her oversight ensured alignment across all components during the 2.5-month timeline.</w:t>
      </w:r>
    </w:p>
    <w:p w14:paraId="6ACD929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B7D3EC9"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Kishan Batra (2300290140090), Database Lead, designed MongoDB schemas on MongoDB Atlas, optimizing for 512 MB storage with lean queries and indexes for events and QR codes. </w:t>
      </w:r>
      <w:proofErr w:type="spellStart"/>
      <w:r w:rsidRPr="00A670AA">
        <w:rPr>
          <w:rFonts w:ascii="Times New Roman" w:eastAsia="Calibri" w:hAnsi="Times New Roman" w:cs="Times New Roman"/>
        </w:rPr>
        <w:t>Deepraj</w:t>
      </w:r>
      <w:proofErr w:type="spellEnd"/>
      <w:r w:rsidRPr="00A670AA">
        <w:rPr>
          <w:rFonts w:ascii="Times New Roman" w:eastAsia="Calibri" w:hAnsi="Times New Roman" w:cs="Times New Roman"/>
        </w:rPr>
        <w:t xml:space="preserve"> Singh (2300290140051), Security &amp; Testing Lead, implemented JWT authentication and TLS encryption, and conducted Jest and Cypress tests to ensure system reliability. Mayank Saini (2300290140101), Frontend Lead, developed the React frontend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creating a responsive UI and Progressive Web App (PWA) for offline access.</w:t>
      </w:r>
    </w:p>
    <w:p w14:paraId="3EDE8B26"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7A8CFA7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team’s diverse expertise enabled a cohesive system, with each member focusing on their domain while collaborating on integration. This structure supported the development of eight modules, from backend APIs to AI-driven features, tailored for community events.</w:t>
      </w:r>
    </w:p>
    <w:p w14:paraId="0D71498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tbl>
      <w:tblPr>
        <w:tblStyle w:val="TableGrid1"/>
        <w:tblW w:w="0" w:type="auto"/>
        <w:tblInd w:w="0" w:type="dxa"/>
        <w:tblLook w:val="04A0" w:firstRow="1" w:lastRow="0" w:firstColumn="1" w:lastColumn="0" w:noHBand="0" w:noVBand="1"/>
      </w:tblPr>
      <w:tblGrid>
        <w:gridCol w:w="1340"/>
        <w:gridCol w:w="1776"/>
        <w:gridCol w:w="2417"/>
        <w:gridCol w:w="2969"/>
      </w:tblGrid>
      <w:tr w:rsidR="00A670AA" w:rsidRPr="00A670AA" w14:paraId="73B7AFBB"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E1F6131" w14:textId="77777777" w:rsidR="00A670AA" w:rsidRPr="00A670AA" w:rsidRDefault="00A670AA" w:rsidP="00A670AA">
            <w:pPr>
              <w:spacing w:before="24" w:after="24"/>
              <w:rPr>
                <w:rFonts w:ascii="Times New Roman" w:hAnsi="Times New Roman"/>
              </w:rPr>
            </w:pPr>
            <w:r w:rsidRPr="00A670AA">
              <w:rPr>
                <w:rFonts w:ascii="Times New Roman" w:hAnsi="Times New Roman"/>
              </w:rPr>
              <w:t>Member</w:t>
            </w:r>
          </w:p>
        </w:tc>
        <w:tc>
          <w:tcPr>
            <w:tcW w:w="0" w:type="auto"/>
            <w:tcBorders>
              <w:top w:val="single" w:sz="4" w:space="0" w:color="auto"/>
              <w:left w:val="single" w:sz="4" w:space="0" w:color="auto"/>
              <w:bottom w:val="single" w:sz="4" w:space="0" w:color="auto"/>
              <w:right w:val="single" w:sz="4" w:space="0" w:color="auto"/>
            </w:tcBorders>
            <w:hideMark/>
          </w:tcPr>
          <w:p w14:paraId="24E06CC5" w14:textId="77777777" w:rsidR="00A670AA" w:rsidRPr="00A670AA" w:rsidRDefault="00A670AA" w:rsidP="00A670AA">
            <w:pPr>
              <w:spacing w:before="24" w:after="24"/>
              <w:rPr>
                <w:rFonts w:ascii="Times New Roman" w:hAnsi="Times New Roman"/>
              </w:rPr>
            </w:pPr>
            <w:r w:rsidRPr="00A670AA">
              <w:rPr>
                <w:rFonts w:ascii="Times New Roman" w:hAnsi="Times New Roman"/>
              </w:rPr>
              <w:t>Roll Number</w:t>
            </w:r>
          </w:p>
        </w:tc>
        <w:tc>
          <w:tcPr>
            <w:tcW w:w="0" w:type="auto"/>
            <w:tcBorders>
              <w:top w:val="single" w:sz="4" w:space="0" w:color="auto"/>
              <w:left w:val="single" w:sz="4" w:space="0" w:color="auto"/>
              <w:bottom w:val="single" w:sz="4" w:space="0" w:color="auto"/>
              <w:right w:val="single" w:sz="4" w:space="0" w:color="auto"/>
            </w:tcBorders>
            <w:hideMark/>
          </w:tcPr>
          <w:p w14:paraId="50B97E7B" w14:textId="77777777" w:rsidR="00A670AA" w:rsidRPr="00A670AA" w:rsidRDefault="00A670AA" w:rsidP="00A670AA">
            <w:pPr>
              <w:spacing w:before="24" w:after="24"/>
              <w:rPr>
                <w:rFonts w:ascii="Times New Roman" w:hAnsi="Times New Roman"/>
              </w:rPr>
            </w:pPr>
            <w:r w:rsidRPr="00A670AA">
              <w:rPr>
                <w:rFonts w:ascii="Times New Roman" w:hAnsi="Times New Roman"/>
              </w:rPr>
              <w:t>Role</w:t>
            </w:r>
          </w:p>
        </w:tc>
        <w:tc>
          <w:tcPr>
            <w:tcW w:w="0" w:type="auto"/>
            <w:tcBorders>
              <w:top w:val="single" w:sz="4" w:space="0" w:color="auto"/>
              <w:left w:val="single" w:sz="4" w:space="0" w:color="auto"/>
              <w:bottom w:val="single" w:sz="4" w:space="0" w:color="auto"/>
              <w:right w:val="single" w:sz="4" w:space="0" w:color="auto"/>
            </w:tcBorders>
            <w:hideMark/>
          </w:tcPr>
          <w:p w14:paraId="7736285F" w14:textId="77777777" w:rsidR="00A670AA" w:rsidRPr="00A670AA" w:rsidRDefault="00A670AA" w:rsidP="00A670AA">
            <w:pPr>
              <w:spacing w:before="24" w:after="24"/>
              <w:rPr>
                <w:rFonts w:ascii="Times New Roman" w:hAnsi="Times New Roman"/>
              </w:rPr>
            </w:pPr>
            <w:r w:rsidRPr="00A670AA">
              <w:rPr>
                <w:rFonts w:ascii="Times New Roman" w:hAnsi="Times New Roman"/>
              </w:rPr>
              <w:t>Tasks</w:t>
            </w:r>
          </w:p>
        </w:tc>
      </w:tr>
      <w:tr w:rsidR="00A670AA" w:rsidRPr="00A670AA" w14:paraId="78697030"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8DD9670" w14:textId="77777777" w:rsidR="00A670AA" w:rsidRPr="00A670AA" w:rsidRDefault="00A670AA" w:rsidP="00A670AA">
            <w:pPr>
              <w:spacing w:before="24" w:after="24"/>
              <w:rPr>
                <w:rFonts w:ascii="Times New Roman" w:hAnsi="Times New Roman"/>
              </w:rPr>
            </w:pPr>
            <w:r w:rsidRPr="00A670AA">
              <w:rPr>
                <w:rFonts w:ascii="Times New Roman" w:hAnsi="Times New Roman"/>
              </w:rPr>
              <w:t>Ishu</w:t>
            </w:r>
          </w:p>
        </w:tc>
        <w:tc>
          <w:tcPr>
            <w:tcW w:w="0" w:type="auto"/>
            <w:tcBorders>
              <w:top w:val="single" w:sz="4" w:space="0" w:color="auto"/>
              <w:left w:val="single" w:sz="4" w:space="0" w:color="auto"/>
              <w:bottom w:val="single" w:sz="4" w:space="0" w:color="auto"/>
              <w:right w:val="single" w:sz="4" w:space="0" w:color="auto"/>
            </w:tcBorders>
            <w:hideMark/>
          </w:tcPr>
          <w:p w14:paraId="17E12A1F" w14:textId="77777777" w:rsidR="00A670AA" w:rsidRPr="00A670AA" w:rsidRDefault="00A670AA" w:rsidP="00A670AA">
            <w:pPr>
              <w:spacing w:before="24" w:after="24"/>
              <w:rPr>
                <w:rFonts w:ascii="Times New Roman" w:hAnsi="Times New Roman"/>
              </w:rPr>
            </w:pPr>
            <w:r w:rsidRPr="00A670AA">
              <w:rPr>
                <w:rFonts w:ascii="Times New Roman" w:hAnsi="Times New Roman"/>
              </w:rPr>
              <w:t>2300290140079</w:t>
            </w:r>
          </w:p>
        </w:tc>
        <w:tc>
          <w:tcPr>
            <w:tcW w:w="0" w:type="auto"/>
            <w:tcBorders>
              <w:top w:val="single" w:sz="4" w:space="0" w:color="auto"/>
              <w:left w:val="single" w:sz="4" w:space="0" w:color="auto"/>
              <w:bottom w:val="single" w:sz="4" w:space="0" w:color="auto"/>
              <w:right w:val="single" w:sz="4" w:space="0" w:color="auto"/>
            </w:tcBorders>
            <w:hideMark/>
          </w:tcPr>
          <w:p w14:paraId="34199C2A" w14:textId="77777777" w:rsidR="00A670AA" w:rsidRPr="00A670AA" w:rsidRDefault="00A670AA" w:rsidP="00A670AA">
            <w:pPr>
              <w:spacing w:before="24" w:after="24"/>
              <w:rPr>
                <w:rFonts w:ascii="Times New Roman" w:hAnsi="Times New Roman"/>
              </w:rPr>
            </w:pPr>
            <w:r w:rsidRPr="00A670AA">
              <w:rPr>
                <w:rFonts w:ascii="Times New Roman" w:hAnsi="Times New Roman"/>
              </w:rPr>
              <w:t>Team Leader, Backend &amp; AI Lead</w:t>
            </w:r>
          </w:p>
        </w:tc>
        <w:tc>
          <w:tcPr>
            <w:tcW w:w="0" w:type="auto"/>
            <w:tcBorders>
              <w:top w:val="single" w:sz="4" w:space="0" w:color="auto"/>
              <w:left w:val="single" w:sz="4" w:space="0" w:color="auto"/>
              <w:bottom w:val="single" w:sz="4" w:space="0" w:color="auto"/>
              <w:right w:val="single" w:sz="4" w:space="0" w:color="auto"/>
            </w:tcBorders>
            <w:hideMark/>
          </w:tcPr>
          <w:p w14:paraId="5588B3E0" w14:textId="77777777" w:rsidR="00A670AA" w:rsidRPr="00A670AA" w:rsidRDefault="00A670AA" w:rsidP="00A670AA">
            <w:pPr>
              <w:spacing w:before="24" w:after="24"/>
              <w:rPr>
                <w:rFonts w:ascii="Times New Roman" w:hAnsi="Times New Roman"/>
              </w:rPr>
            </w:pPr>
            <w:r w:rsidRPr="00A670AA">
              <w:rPr>
                <w:rFonts w:ascii="Times New Roman" w:hAnsi="Times New Roman"/>
              </w:rPr>
              <w:t>Coordinated team, built APIs, AI features</w:t>
            </w:r>
          </w:p>
        </w:tc>
      </w:tr>
      <w:tr w:rsidR="00A670AA" w:rsidRPr="00A670AA" w14:paraId="41D41FE0"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0001DD26" w14:textId="77777777" w:rsidR="00A670AA" w:rsidRPr="00A670AA" w:rsidRDefault="00A670AA" w:rsidP="00A670AA">
            <w:pPr>
              <w:spacing w:before="24" w:after="24"/>
              <w:rPr>
                <w:rFonts w:ascii="Times New Roman" w:hAnsi="Times New Roman"/>
              </w:rPr>
            </w:pPr>
            <w:r w:rsidRPr="00A670AA">
              <w:rPr>
                <w:rFonts w:ascii="Times New Roman" w:hAnsi="Times New Roman"/>
              </w:rPr>
              <w:t>Kishan Batra</w:t>
            </w:r>
          </w:p>
        </w:tc>
        <w:tc>
          <w:tcPr>
            <w:tcW w:w="0" w:type="auto"/>
            <w:tcBorders>
              <w:top w:val="single" w:sz="4" w:space="0" w:color="auto"/>
              <w:left w:val="single" w:sz="4" w:space="0" w:color="auto"/>
              <w:bottom w:val="single" w:sz="4" w:space="0" w:color="auto"/>
              <w:right w:val="single" w:sz="4" w:space="0" w:color="auto"/>
            </w:tcBorders>
            <w:hideMark/>
          </w:tcPr>
          <w:p w14:paraId="628DAA15" w14:textId="77777777" w:rsidR="00A670AA" w:rsidRPr="00A670AA" w:rsidRDefault="00A670AA" w:rsidP="00A670AA">
            <w:pPr>
              <w:spacing w:before="24" w:after="24"/>
              <w:rPr>
                <w:rFonts w:ascii="Times New Roman" w:hAnsi="Times New Roman"/>
              </w:rPr>
            </w:pPr>
            <w:r w:rsidRPr="00A670AA">
              <w:rPr>
                <w:rFonts w:ascii="Times New Roman" w:hAnsi="Times New Roman"/>
              </w:rPr>
              <w:t>2300290140090</w:t>
            </w:r>
          </w:p>
        </w:tc>
        <w:tc>
          <w:tcPr>
            <w:tcW w:w="0" w:type="auto"/>
            <w:tcBorders>
              <w:top w:val="single" w:sz="4" w:space="0" w:color="auto"/>
              <w:left w:val="single" w:sz="4" w:space="0" w:color="auto"/>
              <w:bottom w:val="single" w:sz="4" w:space="0" w:color="auto"/>
              <w:right w:val="single" w:sz="4" w:space="0" w:color="auto"/>
            </w:tcBorders>
            <w:hideMark/>
          </w:tcPr>
          <w:p w14:paraId="6FC2D912" w14:textId="77777777" w:rsidR="00A670AA" w:rsidRPr="00A670AA" w:rsidRDefault="00A670AA" w:rsidP="00A670AA">
            <w:pPr>
              <w:spacing w:before="24" w:after="24"/>
              <w:rPr>
                <w:rFonts w:ascii="Times New Roman" w:hAnsi="Times New Roman"/>
              </w:rPr>
            </w:pPr>
            <w:r w:rsidRPr="00A670AA">
              <w:rPr>
                <w:rFonts w:ascii="Times New Roman" w:hAnsi="Times New Roman"/>
              </w:rPr>
              <w:t>Database Lead</w:t>
            </w:r>
          </w:p>
        </w:tc>
        <w:tc>
          <w:tcPr>
            <w:tcW w:w="0" w:type="auto"/>
            <w:tcBorders>
              <w:top w:val="single" w:sz="4" w:space="0" w:color="auto"/>
              <w:left w:val="single" w:sz="4" w:space="0" w:color="auto"/>
              <w:bottom w:val="single" w:sz="4" w:space="0" w:color="auto"/>
              <w:right w:val="single" w:sz="4" w:space="0" w:color="auto"/>
            </w:tcBorders>
            <w:hideMark/>
          </w:tcPr>
          <w:p w14:paraId="210E6F64" w14:textId="77777777" w:rsidR="00A670AA" w:rsidRPr="00A670AA" w:rsidRDefault="00A670AA" w:rsidP="00A670AA">
            <w:pPr>
              <w:spacing w:before="24" w:after="24"/>
              <w:rPr>
                <w:rFonts w:ascii="Times New Roman" w:hAnsi="Times New Roman"/>
              </w:rPr>
            </w:pPr>
            <w:r w:rsidRPr="00A670AA">
              <w:rPr>
                <w:rFonts w:ascii="Times New Roman" w:hAnsi="Times New Roman"/>
              </w:rPr>
              <w:t>Designed MongoDB schemas</w:t>
            </w:r>
          </w:p>
        </w:tc>
      </w:tr>
      <w:tr w:rsidR="00A670AA" w:rsidRPr="00A670AA" w14:paraId="7525B5B5"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01D7B855" w14:textId="77777777" w:rsidR="00A670AA" w:rsidRPr="00A670AA" w:rsidRDefault="00A670AA" w:rsidP="00A670AA">
            <w:pPr>
              <w:spacing w:before="24" w:after="24"/>
              <w:rPr>
                <w:rFonts w:ascii="Times New Roman" w:hAnsi="Times New Roman"/>
              </w:rPr>
            </w:pPr>
            <w:proofErr w:type="spellStart"/>
            <w:r w:rsidRPr="00A670AA">
              <w:rPr>
                <w:rFonts w:ascii="Times New Roman" w:hAnsi="Times New Roman"/>
              </w:rPr>
              <w:t>Deepraj</w:t>
            </w:r>
            <w:proofErr w:type="spellEnd"/>
            <w:r w:rsidRPr="00A670AA">
              <w:rPr>
                <w:rFonts w:ascii="Times New Roman" w:hAnsi="Times New Roman"/>
              </w:rPr>
              <w:t xml:space="preserve"> Singh</w:t>
            </w:r>
          </w:p>
        </w:tc>
        <w:tc>
          <w:tcPr>
            <w:tcW w:w="0" w:type="auto"/>
            <w:tcBorders>
              <w:top w:val="single" w:sz="4" w:space="0" w:color="auto"/>
              <w:left w:val="single" w:sz="4" w:space="0" w:color="auto"/>
              <w:bottom w:val="single" w:sz="4" w:space="0" w:color="auto"/>
              <w:right w:val="single" w:sz="4" w:space="0" w:color="auto"/>
            </w:tcBorders>
            <w:hideMark/>
          </w:tcPr>
          <w:p w14:paraId="4BC75431" w14:textId="77777777" w:rsidR="00A670AA" w:rsidRPr="00A670AA" w:rsidRDefault="00A670AA" w:rsidP="00A670AA">
            <w:pPr>
              <w:spacing w:before="24" w:after="24"/>
              <w:rPr>
                <w:rFonts w:ascii="Times New Roman" w:hAnsi="Times New Roman"/>
              </w:rPr>
            </w:pPr>
            <w:r w:rsidRPr="00A670AA">
              <w:rPr>
                <w:rFonts w:ascii="Times New Roman" w:hAnsi="Times New Roman"/>
              </w:rPr>
              <w:t>2300290140051</w:t>
            </w:r>
          </w:p>
        </w:tc>
        <w:tc>
          <w:tcPr>
            <w:tcW w:w="0" w:type="auto"/>
            <w:tcBorders>
              <w:top w:val="single" w:sz="4" w:space="0" w:color="auto"/>
              <w:left w:val="single" w:sz="4" w:space="0" w:color="auto"/>
              <w:bottom w:val="single" w:sz="4" w:space="0" w:color="auto"/>
              <w:right w:val="single" w:sz="4" w:space="0" w:color="auto"/>
            </w:tcBorders>
            <w:hideMark/>
          </w:tcPr>
          <w:p w14:paraId="38F5C84D" w14:textId="77777777" w:rsidR="00A670AA" w:rsidRPr="00A670AA" w:rsidRDefault="00A670AA" w:rsidP="00A670AA">
            <w:pPr>
              <w:spacing w:before="24" w:after="24"/>
              <w:rPr>
                <w:rFonts w:ascii="Times New Roman" w:hAnsi="Times New Roman"/>
              </w:rPr>
            </w:pPr>
            <w:r w:rsidRPr="00A670AA">
              <w:rPr>
                <w:rFonts w:ascii="Times New Roman" w:hAnsi="Times New Roman"/>
              </w:rPr>
              <w:t>Security &amp; Testing Lead</w:t>
            </w:r>
          </w:p>
        </w:tc>
        <w:tc>
          <w:tcPr>
            <w:tcW w:w="0" w:type="auto"/>
            <w:tcBorders>
              <w:top w:val="single" w:sz="4" w:space="0" w:color="auto"/>
              <w:left w:val="single" w:sz="4" w:space="0" w:color="auto"/>
              <w:bottom w:val="single" w:sz="4" w:space="0" w:color="auto"/>
              <w:right w:val="single" w:sz="4" w:space="0" w:color="auto"/>
            </w:tcBorders>
            <w:hideMark/>
          </w:tcPr>
          <w:p w14:paraId="4811FD0D" w14:textId="77777777" w:rsidR="00A670AA" w:rsidRPr="00A670AA" w:rsidRDefault="00A670AA" w:rsidP="00A670AA">
            <w:pPr>
              <w:spacing w:before="24" w:after="24"/>
              <w:rPr>
                <w:rFonts w:ascii="Times New Roman" w:hAnsi="Times New Roman"/>
              </w:rPr>
            </w:pPr>
            <w:r w:rsidRPr="00A670AA">
              <w:rPr>
                <w:rFonts w:ascii="Times New Roman" w:hAnsi="Times New Roman"/>
              </w:rPr>
              <w:t>Implemented JWT/TLS, ran tests</w:t>
            </w:r>
          </w:p>
        </w:tc>
      </w:tr>
      <w:tr w:rsidR="00A670AA" w:rsidRPr="00A670AA" w14:paraId="0B475123"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2B8E6BA" w14:textId="77777777" w:rsidR="00A670AA" w:rsidRPr="00A670AA" w:rsidRDefault="00A670AA" w:rsidP="00A670AA">
            <w:pPr>
              <w:spacing w:before="24" w:after="24"/>
              <w:rPr>
                <w:rFonts w:ascii="Times New Roman" w:hAnsi="Times New Roman"/>
              </w:rPr>
            </w:pPr>
            <w:r w:rsidRPr="00A670AA">
              <w:rPr>
                <w:rFonts w:ascii="Times New Roman" w:hAnsi="Times New Roman"/>
              </w:rPr>
              <w:t>Mayank Saini</w:t>
            </w:r>
          </w:p>
        </w:tc>
        <w:tc>
          <w:tcPr>
            <w:tcW w:w="0" w:type="auto"/>
            <w:tcBorders>
              <w:top w:val="single" w:sz="4" w:space="0" w:color="auto"/>
              <w:left w:val="single" w:sz="4" w:space="0" w:color="auto"/>
              <w:bottom w:val="single" w:sz="4" w:space="0" w:color="auto"/>
              <w:right w:val="single" w:sz="4" w:space="0" w:color="auto"/>
            </w:tcBorders>
            <w:hideMark/>
          </w:tcPr>
          <w:p w14:paraId="4A783EB8" w14:textId="77777777" w:rsidR="00A670AA" w:rsidRPr="00A670AA" w:rsidRDefault="00A670AA" w:rsidP="00A670AA">
            <w:pPr>
              <w:spacing w:before="24" w:after="24"/>
              <w:rPr>
                <w:rFonts w:ascii="Times New Roman" w:hAnsi="Times New Roman"/>
              </w:rPr>
            </w:pPr>
            <w:r w:rsidRPr="00A670AA">
              <w:rPr>
                <w:rFonts w:ascii="Times New Roman" w:hAnsi="Times New Roman"/>
              </w:rPr>
              <w:t>2300290140101</w:t>
            </w:r>
          </w:p>
        </w:tc>
        <w:tc>
          <w:tcPr>
            <w:tcW w:w="0" w:type="auto"/>
            <w:tcBorders>
              <w:top w:val="single" w:sz="4" w:space="0" w:color="auto"/>
              <w:left w:val="single" w:sz="4" w:space="0" w:color="auto"/>
              <w:bottom w:val="single" w:sz="4" w:space="0" w:color="auto"/>
              <w:right w:val="single" w:sz="4" w:space="0" w:color="auto"/>
            </w:tcBorders>
            <w:hideMark/>
          </w:tcPr>
          <w:p w14:paraId="020AE7D3" w14:textId="77777777" w:rsidR="00A670AA" w:rsidRPr="00A670AA" w:rsidRDefault="00A670AA" w:rsidP="00A670AA">
            <w:pPr>
              <w:spacing w:before="24" w:after="24"/>
              <w:rPr>
                <w:rFonts w:ascii="Times New Roman" w:hAnsi="Times New Roman"/>
              </w:rPr>
            </w:pPr>
            <w:r w:rsidRPr="00A670AA">
              <w:rPr>
                <w:rFonts w:ascii="Times New Roman" w:hAnsi="Times New Roman"/>
              </w:rPr>
              <w:t>Frontend Lead</w:t>
            </w:r>
          </w:p>
        </w:tc>
        <w:tc>
          <w:tcPr>
            <w:tcW w:w="0" w:type="auto"/>
            <w:tcBorders>
              <w:top w:val="single" w:sz="4" w:space="0" w:color="auto"/>
              <w:left w:val="single" w:sz="4" w:space="0" w:color="auto"/>
              <w:bottom w:val="single" w:sz="4" w:space="0" w:color="auto"/>
              <w:right w:val="single" w:sz="4" w:space="0" w:color="auto"/>
            </w:tcBorders>
            <w:hideMark/>
          </w:tcPr>
          <w:p w14:paraId="776C27FF" w14:textId="77777777" w:rsidR="00A670AA" w:rsidRPr="00A670AA" w:rsidRDefault="00A670AA" w:rsidP="00A670AA">
            <w:pPr>
              <w:spacing w:before="24" w:after="24"/>
              <w:rPr>
                <w:rFonts w:ascii="Times New Roman" w:hAnsi="Times New Roman"/>
              </w:rPr>
            </w:pPr>
            <w:r w:rsidRPr="00A670AA">
              <w:rPr>
                <w:rFonts w:ascii="Times New Roman" w:hAnsi="Times New Roman"/>
              </w:rPr>
              <w:t>Built React UI, PWA</w:t>
            </w:r>
          </w:p>
        </w:tc>
      </w:tr>
    </w:tbl>
    <w:p w14:paraId="4A005AB2" w14:textId="77777777" w:rsidR="00A670AA" w:rsidRPr="00A670AA" w:rsidRDefault="00A670AA" w:rsidP="00A670AA">
      <w:pPr>
        <w:spacing w:before="24" w:after="24" w:line="276" w:lineRule="auto"/>
        <w:rPr>
          <w:rFonts w:ascii="Times New Roman" w:eastAsia="Calibri" w:hAnsi="Times New Roman" w:cs="Times New Roman"/>
        </w:rPr>
      </w:pPr>
    </w:p>
    <w:p w14:paraId="0AA4343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Table 1.1: Team Roles and Responsibilities</w:t>
      </w:r>
    </w:p>
    <w:p w14:paraId="5874A5E8" w14:textId="77777777" w:rsidR="00A670AA" w:rsidRPr="00A670AA" w:rsidRDefault="00A670AA" w:rsidP="00A670AA">
      <w:pPr>
        <w:spacing w:before="24" w:after="24" w:line="276" w:lineRule="auto"/>
        <w:rPr>
          <w:rFonts w:ascii="Times New Roman" w:eastAsia="Calibri" w:hAnsi="Times New Roman" w:cs="Times New Roman"/>
        </w:rPr>
      </w:pPr>
    </w:p>
    <w:p w14:paraId="0E0D9365"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This division of roles reflects our technical capabilities for our degree program, creating a robust system ready for evaluation.</w:t>
      </w:r>
    </w:p>
    <w:p w14:paraId="39DC4290"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51F262FB"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5ACC1AC3"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1.8 Timeline</w:t>
      </w:r>
    </w:p>
    <w:p w14:paraId="632B940A"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19DB1E6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628FB1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Event Booking &amp; Management System was completed in 2.5 months (10 weeks) under Ishu’s leadership, requiring a disciplined schedule to deliver a functional system. We divided the project into phases to manage our time effectively, ensuring all eight modules were developed, integrated, and deployed within the timeline. This structured approach balanced the complexity of features like QR code check-ins and AI recommendations with free hosting constraints.</w:t>
      </w:r>
    </w:p>
    <w:p w14:paraId="6D34FC9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4CA1966"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Weeks 1-2 focused on planning and design, defining modules and creating MongoDB schemas for events and bookings. Weeks 3-5 were dedicated to development: Ishu built backend APIs with Socket.io, Kishan set up the database, Mayank developed the React frontend, and </w:t>
      </w:r>
      <w:proofErr w:type="spellStart"/>
      <w:r w:rsidRPr="00A670AA">
        <w:rPr>
          <w:rFonts w:ascii="Times New Roman" w:eastAsia="Calibri" w:hAnsi="Times New Roman" w:cs="Times New Roman"/>
        </w:rPr>
        <w:t>Deepraj</w:t>
      </w:r>
      <w:proofErr w:type="spellEnd"/>
      <w:r w:rsidRPr="00A670AA">
        <w:rPr>
          <w:rFonts w:ascii="Times New Roman" w:eastAsia="Calibri" w:hAnsi="Times New Roman" w:cs="Times New Roman"/>
        </w:rPr>
        <w:t xml:space="preserve"> began security implementation with JWT and TLS. Tasks overlapped to maximize efficiency.</w:t>
      </w:r>
    </w:p>
    <w:p w14:paraId="783D25E8"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CE43CE6"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Weeks 6-7 involved integrating AI features with TensorFlow.js and Brain.js, while weeks 8-9 focused on testing with Jest and Cypress to ensure reliability. In weeks 9-10, we deployed to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xml:space="preserve"> and Render, optimizing for MongoDB Atlas’s 512 MB limit. This timeline ensured a cohesive system for community events.</w:t>
      </w:r>
    </w:p>
    <w:p w14:paraId="3B013B1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tbl>
      <w:tblPr>
        <w:tblStyle w:val="TableGrid1"/>
        <w:tblW w:w="0" w:type="auto"/>
        <w:tblInd w:w="0" w:type="dxa"/>
        <w:tblLook w:val="04A0" w:firstRow="1" w:lastRow="0" w:firstColumn="1" w:lastColumn="0" w:noHBand="0" w:noVBand="1"/>
      </w:tblPr>
      <w:tblGrid>
        <w:gridCol w:w="757"/>
        <w:gridCol w:w="1774"/>
        <w:gridCol w:w="3076"/>
      </w:tblGrid>
      <w:tr w:rsidR="00A670AA" w:rsidRPr="00A670AA" w14:paraId="56FE1747" w14:textId="77777777" w:rsidTr="00A670AA">
        <w:tc>
          <w:tcPr>
            <w:tcW w:w="664" w:type="dxa"/>
            <w:tcBorders>
              <w:top w:val="single" w:sz="4" w:space="0" w:color="auto"/>
              <w:left w:val="single" w:sz="4" w:space="0" w:color="auto"/>
              <w:bottom w:val="single" w:sz="4" w:space="0" w:color="auto"/>
              <w:right w:val="single" w:sz="4" w:space="0" w:color="auto"/>
            </w:tcBorders>
            <w:hideMark/>
          </w:tcPr>
          <w:p w14:paraId="3943CA27" w14:textId="77777777" w:rsidR="00A670AA" w:rsidRPr="00A670AA" w:rsidRDefault="00A670AA" w:rsidP="00A670AA">
            <w:pPr>
              <w:spacing w:before="24" w:after="24"/>
              <w:rPr>
                <w:rFonts w:ascii="Times New Roman" w:hAnsi="Times New Roman"/>
              </w:rPr>
            </w:pPr>
            <w:r w:rsidRPr="00A670AA">
              <w:rPr>
                <w:rFonts w:ascii="Times New Roman" w:hAnsi="Times New Roman"/>
              </w:rPr>
              <w:t>Week</w:t>
            </w:r>
          </w:p>
        </w:tc>
        <w:tc>
          <w:tcPr>
            <w:tcW w:w="1774" w:type="dxa"/>
            <w:tcBorders>
              <w:top w:val="single" w:sz="4" w:space="0" w:color="auto"/>
              <w:left w:val="single" w:sz="4" w:space="0" w:color="auto"/>
              <w:bottom w:val="single" w:sz="4" w:space="0" w:color="auto"/>
              <w:right w:val="single" w:sz="4" w:space="0" w:color="auto"/>
            </w:tcBorders>
            <w:hideMark/>
          </w:tcPr>
          <w:p w14:paraId="78AEFEE0" w14:textId="77777777" w:rsidR="00A670AA" w:rsidRPr="00A670AA" w:rsidRDefault="00A670AA" w:rsidP="00A670AA">
            <w:pPr>
              <w:spacing w:before="24" w:after="24"/>
              <w:rPr>
                <w:rFonts w:ascii="Times New Roman" w:hAnsi="Times New Roman"/>
              </w:rPr>
            </w:pPr>
            <w:r w:rsidRPr="00A670AA">
              <w:rPr>
                <w:rFonts w:ascii="Times New Roman" w:hAnsi="Times New Roman"/>
              </w:rPr>
              <w:t>Task</w:t>
            </w:r>
          </w:p>
        </w:tc>
        <w:tc>
          <w:tcPr>
            <w:tcW w:w="0" w:type="auto"/>
            <w:tcBorders>
              <w:top w:val="single" w:sz="4" w:space="0" w:color="auto"/>
              <w:left w:val="single" w:sz="4" w:space="0" w:color="auto"/>
              <w:bottom w:val="single" w:sz="4" w:space="0" w:color="auto"/>
              <w:right w:val="single" w:sz="4" w:space="0" w:color="auto"/>
            </w:tcBorders>
            <w:hideMark/>
          </w:tcPr>
          <w:p w14:paraId="6C74C6DE" w14:textId="77777777" w:rsidR="00A670AA" w:rsidRPr="00A670AA" w:rsidRDefault="00A670AA" w:rsidP="00A670AA">
            <w:pPr>
              <w:spacing w:before="24" w:after="24"/>
              <w:rPr>
                <w:rFonts w:ascii="Times New Roman" w:hAnsi="Times New Roman"/>
              </w:rPr>
            </w:pPr>
            <w:r w:rsidRPr="00A670AA">
              <w:rPr>
                <w:rFonts w:ascii="Times New Roman" w:hAnsi="Times New Roman"/>
              </w:rPr>
              <w:t>Details</w:t>
            </w:r>
          </w:p>
        </w:tc>
      </w:tr>
      <w:tr w:rsidR="00A670AA" w:rsidRPr="00A670AA" w14:paraId="20AE00E8" w14:textId="77777777" w:rsidTr="00A670AA">
        <w:tc>
          <w:tcPr>
            <w:tcW w:w="664" w:type="dxa"/>
            <w:tcBorders>
              <w:top w:val="single" w:sz="4" w:space="0" w:color="auto"/>
              <w:left w:val="single" w:sz="4" w:space="0" w:color="auto"/>
              <w:bottom w:val="single" w:sz="4" w:space="0" w:color="auto"/>
              <w:right w:val="single" w:sz="4" w:space="0" w:color="auto"/>
            </w:tcBorders>
            <w:hideMark/>
          </w:tcPr>
          <w:p w14:paraId="6CCFD688" w14:textId="77777777" w:rsidR="00A670AA" w:rsidRPr="00A670AA" w:rsidRDefault="00A670AA" w:rsidP="00A670AA">
            <w:pPr>
              <w:spacing w:before="24" w:after="24"/>
              <w:rPr>
                <w:rFonts w:ascii="Times New Roman" w:hAnsi="Times New Roman"/>
              </w:rPr>
            </w:pPr>
            <w:r w:rsidRPr="00A670AA">
              <w:rPr>
                <w:rFonts w:ascii="Times New Roman" w:hAnsi="Times New Roman"/>
              </w:rPr>
              <w:t>1-2</w:t>
            </w:r>
          </w:p>
        </w:tc>
        <w:tc>
          <w:tcPr>
            <w:tcW w:w="1774" w:type="dxa"/>
            <w:tcBorders>
              <w:top w:val="single" w:sz="4" w:space="0" w:color="auto"/>
              <w:left w:val="single" w:sz="4" w:space="0" w:color="auto"/>
              <w:bottom w:val="single" w:sz="4" w:space="0" w:color="auto"/>
              <w:right w:val="single" w:sz="4" w:space="0" w:color="auto"/>
            </w:tcBorders>
            <w:hideMark/>
          </w:tcPr>
          <w:p w14:paraId="7C661424" w14:textId="77777777" w:rsidR="00A670AA" w:rsidRPr="00A670AA" w:rsidRDefault="00A670AA" w:rsidP="00A670AA">
            <w:pPr>
              <w:spacing w:before="24" w:after="24"/>
              <w:rPr>
                <w:rFonts w:ascii="Times New Roman" w:hAnsi="Times New Roman"/>
              </w:rPr>
            </w:pPr>
            <w:r w:rsidRPr="00A670AA">
              <w:rPr>
                <w:rFonts w:ascii="Times New Roman" w:hAnsi="Times New Roman"/>
              </w:rPr>
              <w:t>Planning &amp; Design</w:t>
            </w:r>
          </w:p>
        </w:tc>
        <w:tc>
          <w:tcPr>
            <w:tcW w:w="0" w:type="auto"/>
            <w:tcBorders>
              <w:top w:val="single" w:sz="4" w:space="0" w:color="auto"/>
              <w:left w:val="single" w:sz="4" w:space="0" w:color="auto"/>
              <w:bottom w:val="single" w:sz="4" w:space="0" w:color="auto"/>
              <w:right w:val="single" w:sz="4" w:space="0" w:color="auto"/>
            </w:tcBorders>
            <w:hideMark/>
          </w:tcPr>
          <w:p w14:paraId="731FA947" w14:textId="77777777" w:rsidR="00A670AA" w:rsidRPr="00A670AA" w:rsidRDefault="00A670AA" w:rsidP="00A670AA">
            <w:pPr>
              <w:spacing w:before="24" w:after="24"/>
              <w:rPr>
                <w:rFonts w:ascii="Times New Roman" w:hAnsi="Times New Roman"/>
              </w:rPr>
            </w:pPr>
            <w:r w:rsidRPr="00A670AA">
              <w:rPr>
                <w:rFonts w:ascii="Times New Roman" w:hAnsi="Times New Roman"/>
              </w:rPr>
              <w:t>Defined modules, schemas</w:t>
            </w:r>
          </w:p>
        </w:tc>
      </w:tr>
      <w:tr w:rsidR="00A670AA" w:rsidRPr="00A670AA" w14:paraId="12D9B43C" w14:textId="77777777" w:rsidTr="00A670AA">
        <w:tc>
          <w:tcPr>
            <w:tcW w:w="664" w:type="dxa"/>
            <w:tcBorders>
              <w:top w:val="single" w:sz="4" w:space="0" w:color="auto"/>
              <w:left w:val="single" w:sz="4" w:space="0" w:color="auto"/>
              <w:bottom w:val="single" w:sz="4" w:space="0" w:color="auto"/>
              <w:right w:val="single" w:sz="4" w:space="0" w:color="auto"/>
            </w:tcBorders>
            <w:hideMark/>
          </w:tcPr>
          <w:p w14:paraId="4E657E5A" w14:textId="77777777" w:rsidR="00A670AA" w:rsidRPr="00A670AA" w:rsidRDefault="00A670AA" w:rsidP="00A670AA">
            <w:pPr>
              <w:spacing w:before="24" w:after="24"/>
              <w:rPr>
                <w:rFonts w:ascii="Times New Roman" w:hAnsi="Times New Roman"/>
              </w:rPr>
            </w:pPr>
            <w:r w:rsidRPr="00A670AA">
              <w:rPr>
                <w:rFonts w:ascii="Times New Roman" w:hAnsi="Times New Roman"/>
              </w:rPr>
              <w:t>3-5</w:t>
            </w:r>
          </w:p>
        </w:tc>
        <w:tc>
          <w:tcPr>
            <w:tcW w:w="1774" w:type="dxa"/>
            <w:tcBorders>
              <w:top w:val="single" w:sz="4" w:space="0" w:color="auto"/>
              <w:left w:val="single" w:sz="4" w:space="0" w:color="auto"/>
              <w:bottom w:val="single" w:sz="4" w:space="0" w:color="auto"/>
              <w:right w:val="single" w:sz="4" w:space="0" w:color="auto"/>
            </w:tcBorders>
            <w:hideMark/>
          </w:tcPr>
          <w:p w14:paraId="26AD13C5" w14:textId="77777777" w:rsidR="00A670AA" w:rsidRPr="00A670AA" w:rsidRDefault="00A670AA" w:rsidP="00A670AA">
            <w:pPr>
              <w:spacing w:before="24" w:after="24"/>
              <w:rPr>
                <w:rFonts w:ascii="Times New Roman" w:hAnsi="Times New Roman"/>
              </w:rPr>
            </w:pPr>
            <w:r w:rsidRPr="00A670AA">
              <w:rPr>
                <w:rFonts w:ascii="Times New Roman" w:hAnsi="Times New Roman"/>
              </w:rPr>
              <w:t>Development</w:t>
            </w:r>
          </w:p>
        </w:tc>
        <w:tc>
          <w:tcPr>
            <w:tcW w:w="0" w:type="auto"/>
            <w:tcBorders>
              <w:top w:val="single" w:sz="4" w:space="0" w:color="auto"/>
              <w:left w:val="single" w:sz="4" w:space="0" w:color="auto"/>
              <w:bottom w:val="single" w:sz="4" w:space="0" w:color="auto"/>
              <w:right w:val="single" w:sz="4" w:space="0" w:color="auto"/>
            </w:tcBorders>
            <w:hideMark/>
          </w:tcPr>
          <w:p w14:paraId="58DC3492" w14:textId="77777777" w:rsidR="00A670AA" w:rsidRPr="00A670AA" w:rsidRDefault="00A670AA" w:rsidP="00A670AA">
            <w:pPr>
              <w:spacing w:before="24" w:after="24"/>
              <w:rPr>
                <w:rFonts w:ascii="Times New Roman" w:hAnsi="Times New Roman"/>
              </w:rPr>
            </w:pPr>
            <w:r w:rsidRPr="00A670AA">
              <w:rPr>
                <w:rFonts w:ascii="Times New Roman" w:hAnsi="Times New Roman"/>
              </w:rPr>
              <w:t>Built frontend, backend, APIs</w:t>
            </w:r>
          </w:p>
        </w:tc>
      </w:tr>
      <w:tr w:rsidR="00A670AA" w:rsidRPr="00A670AA" w14:paraId="589B4F8E" w14:textId="77777777" w:rsidTr="00A670AA">
        <w:tc>
          <w:tcPr>
            <w:tcW w:w="664" w:type="dxa"/>
            <w:tcBorders>
              <w:top w:val="single" w:sz="4" w:space="0" w:color="auto"/>
              <w:left w:val="single" w:sz="4" w:space="0" w:color="auto"/>
              <w:bottom w:val="single" w:sz="4" w:space="0" w:color="auto"/>
              <w:right w:val="single" w:sz="4" w:space="0" w:color="auto"/>
            </w:tcBorders>
            <w:hideMark/>
          </w:tcPr>
          <w:p w14:paraId="44E42A8D" w14:textId="77777777" w:rsidR="00A670AA" w:rsidRPr="00A670AA" w:rsidRDefault="00A670AA" w:rsidP="00A670AA">
            <w:pPr>
              <w:spacing w:before="24" w:after="24"/>
              <w:rPr>
                <w:rFonts w:ascii="Times New Roman" w:hAnsi="Times New Roman"/>
              </w:rPr>
            </w:pPr>
            <w:r w:rsidRPr="00A670AA">
              <w:rPr>
                <w:rFonts w:ascii="Times New Roman" w:hAnsi="Times New Roman"/>
              </w:rPr>
              <w:t>6-7</w:t>
            </w:r>
          </w:p>
        </w:tc>
        <w:tc>
          <w:tcPr>
            <w:tcW w:w="1774" w:type="dxa"/>
            <w:tcBorders>
              <w:top w:val="single" w:sz="4" w:space="0" w:color="auto"/>
              <w:left w:val="single" w:sz="4" w:space="0" w:color="auto"/>
              <w:bottom w:val="single" w:sz="4" w:space="0" w:color="auto"/>
              <w:right w:val="single" w:sz="4" w:space="0" w:color="auto"/>
            </w:tcBorders>
            <w:hideMark/>
          </w:tcPr>
          <w:p w14:paraId="00414B61" w14:textId="77777777" w:rsidR="00A670AA" w:rsidRPr="00A670AA" w:rsidRDefault="00A670AA" w:rsidP="00A670AA">
            <w:pPr>
              <w:spacing w:before="24" w:after="24"/>
              <w:rPr>
                <w:rFonts w:ascii="Times New Roman" w:hAnsi="Times New Roman"/>
              </w:rPr>
            </w:pPr>
            <w:r w:rsidRPr="00A670AA">
              <w:rPr>
                <w:rFonts w:ascii="Times New Roman" w:hAnsi="Times New Roman"/>
              </w:rPr>
              <w:t>AI &amp; Security</w:t>
            </w:r>
          </w:p>
        </w:tc>
        <w:tc>
          <w:tcPr>
            <w:tcW w:w="0" w:type="auto"/>
            <w:tcBorders>
              <w:top w:val="single" w:sz="4" w:space="0" w:color="auto"/>
              <w:left w:val="single" w:sz="4" w:space="0" w:color="auto"/>
              <w:bottom w:val="single" w:sz="4" w:space="0" w:color="auto"/>
              <w:right w:val="single" w:sz="4" w:space="0" w:color="auto"/>
            </w:tcBorders>
            <w:hideMark/>
          </w:tcPr>
          <w:p w14:paraId="63F567C8" w14:textId="77777777" w:rsidR="00A670AA" w:rsidRPr="00A670AA" w:rsidRDefault="00A670AA" w:rsidP="00A670AA">
            <w:pPr>
              <w:spacing w:before="24" w:after="24"/>
              <w:rPr>
                <w:rFonts w:ascii="Times New Roman" w:hAnsi="Times New Roman"/>
              </w:rPr>
            </w:pPr>
            <w:r w:rsidRPr="00A670AA">
              <w:rPr>
                <w:rFonts w:ascii="Times New Roman" w:hAnsi="Times New Roman"/>
              </w:rPr>
              <w:t>Added AI, secured system</w:t>
            </w:r>
          </w:p>
        </w:tc>
      </w:tr>
      <w:tr w:rsidR="00A670AA" w:rsidRPr="00A670AA" w14:paraId="7AD6833D" w14:textId="77777777" w:rsidTr="00A670AA">
        <w:tc>
          <w:tcPr>
            <w:tcW w:w="664" w:type="dxa"/>
            <w:tcBorders>
              <w:top w:val="single" w:sz="4" w:space="0" w:color="auto"/>
              <w:left w:val="single" w:sz="4" w:space="0" w:color="auto"/>
              <w:bottom w:val="single" w:sz="4" w:space="0" w:color="auto"/>
              <w:right w:val="single" w:sz="4" w:space="0" w:color="auto"/>
            </w:tcBorders>
            <w:hideMark/>
          </w:tcPr>
          <w:p w14:paraId="5947D207" w14:textId="77777777" w:rsidR="00A670AA" w:rsidRPr="00A670AA" w:rsidRDefault="00A670AA" w:rsidP="00A670AA">
            <w:pPr>
              <w:spacing w:before="24" w:after="24"/>
              <w:rPr>
                <w:rFonts w:ascii="Times New Roman" w:hAnsi="Times New Roman"/>
              </w:rPr>
            </w:pPr>
            <w:r w:rsidRPr="00A670AA">
              <w:rPr>
                <w:rFonts w:ascii="Times New Roman" w:hAnsi="Times New Roman"/>
              </w:rPr>
              <w:t>8-9</w:t>
            </w:r>
          </w:p>
        </w:tc>
        <w:tc>
          <w:tcPr>
            <w:tcW w:w="1774" w:type="dxa"/>
            <w:tcBorders>
              <w:top w:val="single" w:sz="4" w:space="0" w:color="auto"/>
              <w:left w:val="single" w:sz="4" w:space="0" w:color="auto"/>
              <w:bottom w:val="single" w:sz="4" w:space="0" w:color="auto"/>
              <w:right w:val="single" w:sz="4" w:space="0" w:color="auto"/>
            </w:tcBorders>
            <w:hideMark/>
          </w:tcPr>
          <w:p w14:paraId="33512F69" w14:textId="77777777" w:rsidR="00A670AA" w:rsidRPr="00A670AA" w:rsidRDefault="00A670AA" w:rsidP="00A670AA">
            <w:pPr>
              <w:spacing w:before="24" w:after="24"/>
              <w:rPr>
                <w:rFonts w:ascii="Times New Roman" w:hAnsi="Times New Roman"/>
              </w:rPr>
            </w:pPr>
            <w:r w:rsidRPr="00A670AA">
              <w:rPr>
                <w:rFonts w:ascii="Times New Roman" w:hAnsi="Times New Roman"/>
              </w:rPr>
              <w:t>Testing</w:t>
            </w:r>
          </w:p>
        </w:tc>
        <w:tc>
          <w:tcPr>
            <w:tcW w:w="0" w:type="auto"/>
            <w:tcBorders>
              <w:top w:val="single" w:sz="4" w:space="0" w:color="auto"/>
              <w:left w:val="single" w:sz="4" w:space="0" w:color="auto"/>
              <w:bottom w:val="single" w:sz="4" w:space="0" w:color="auto"/>
              <w:right w:val="single" w:sz="4" w:space="0" w:color="auto"/>
            </w:tcBorders>
            <w:hideMark/>
          </w:tcPr>
          <w:p w14:paraId="4C9492F4" w14:textId="77777777" w:rsidR="00A670AA" w:rsidRPr="00A670AA" w:rsidRDefault="00A670AA" w:rsidP="00A670AA">
            <w:pPr>
              <w:spacing w:before="24" w:after="24"/>
              <w:rPr>
                <w:rFonts w:ascii="Times New Roman" w:hAnsi="Times New Roman"/>
              </w:rPr>
            </w:pPr>
            <w:r w:rsidRPr="00A670AA">
              <w:rPr>
                <w:rFonts w:ascii="Times New Roman" w:hAnsi="Times New Roman"/>
              </w:rPr>
              <w:t>Ran Jest, Cypress tests</w:t>
            </w:r>
          </w:p>
        </w:tc>
      </w:tr>
      <w:tr w:rsidR="00A670AA" w:rsidRPr="00A670AA" w14:paraId="0F3309B4" w14:textId="77777777" w:rsidTr="00A670AA">
        <w:tc>
          <w:tcPr>
            <w:tcW w:w="664" w:type="dxa"/>
            <w:tcBorders>
              <w:top w:val="single" w:sz="4" w:space="0" w:color="auto"/>
              <w:left w:val="single" w:sz="4" w:space="0" w:color="auto"/>
              <w:bottom w:val="single" w:sz="4" w:space="0" w:color="auto"/>
              <w:right w:val="single" w:sz="4" w:space="0" w:color="auto"/>
            </w:tcBorders>
            <w:hideMark/>
          </w:tcPr>
          <w:p w14:paraId="1275AAE2" w14:textId="77777777" w:rsidR="00A670AA" w:rsidRPr="00A670AA" w:rsidRDefault="00A670AA" w:rsidP="00A670AA">
            <w:pPr>
              <w:spacing w:before="24" w:after="24"/>
              <w:rPr>
                <w:rFonts w:ascii="Times New Roman" w:hAnsi="Times New Roman"/>
              </w:rPr>
            </w:pPr>
            <w:r w:rsidRPr="00A670AA">
              <w:rPr>
                <w:rFonts w:ascii="Times New Roman" w:hAnsi="Times New Roman"/>
              </w:rPr>
              <w:t>9-10</w:t>
            </w:r>
          </w:p>
        </w:tc>
        <w:tc>
          <w:tcPr>
            <w:tcW w:w="1774" w:type="dxa"/>
            <w:tcBorders>
              <w:top w:val="single" w:sz="4" w:space="0" w:color="auto"/>
              <w:left w:val="single" w:sz="4" w:space="0" w:color="auto"/>
              <w:bottom w:val="single" w:sz="4" w:space="0" w:color="auto"/>
              <w:right w:val="single" w:sz="4" w:space="0" w:color="auto"/>
            </w:tcBorders>
            <w:hideMark/>
          </w:tcPr>
          <w:p w14:paraId="47294CFC" w14:textId="77777777" w:rsidR="00A670AA" w:rsidRPr="00A670AA" w:rsidRDefault="00A670AA" w:rsidP="00A670AA">
            <w:pPr>
              <w:spacing w:before="24" w:after="24"/>
              <w:rPr>
                <w:rFonts w:ascii="Times New Roman" w:hAnsi="Times New Roman"/>
              </w:rPr>
            </w:pPr>
            <w:r w:rsidRPr="00A670AA">
              <w:rPr>
                <w:rFonts w:ascii="Times New Roman" w:hAnsi="Times New Roman"/>
              </w:rPr>
              <w:t>Deployment</w:t>
            </w:r>
          </w:p>
        </w:tc>
        <w:tc>
          <w:tcPr>
            <w:tcW w:w="0" w:type="auto"/>
            <w:tcBorders>
              <w:top w:val="single" w:sz="4" w:space="0" w:color="auto"/>
              <w:left w:val="single" w:sz="4" w:space="0" w:color="auto"/>
              <w:bottom w:val="single" w:sz="4" w:space="0" w:color="auto"/>
              <w:right w:val="single" w:sz="4" w:space="0" w:color="auto"/>
            </w:tcBorders>
            <w:hideMark/>
          </w:tcPr>
          <w:p w14:paraId="167B31D2" w14:textId="77777777" w:rsidR="00A670AA" w:rsidRPr="00A670AA" w:rsidRDefault="00A670AA" w:rsidP="00A670AA">
            <w:pPr>
              <w:spacing w:before="24" w:after="24"/>
              <w:rPr>
                <w:rFonts w:ascii="Times New Roman" w:hAnsi="Times New Roman"/>
              </w:rPr>
            </w:pPr>
            <w:r w:rsidRPr="00A670AA">
              <w:rPr>
                <w:rFonts w:ascii="Times New Roman" w:hAnsi="Times New Roman"/>
              </w:rPr>
              <w:t>Deployed, optimized app</w:t>
            </w:r>
          </w:p>
        </w:tc>
      </w:tr>
    </w:tbl>
    <w:p w14:paraId="3407EBA6" w14:textId="77777777" w:rsidR="00A670AA" w:rsidRPr="00A670AA" w:rsidRDefault="00A670AA" w:rsidP="00A670AA">
      <w:pPr>
        <w:spacing w:before="24" w:after="24" w:line="276" w:lineRule="auto"/>
        <w:rPr>
          <w:rFonts w:ascii="Times New Roman" w:eastAsia="Calibri" w:hAnsi="Times New Roman" w:cs="Times New Roman"/>
        </w:rPr>
      </w:pPr>
    </w:p>
    <w:p w14:paraId="2EE80E0E"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Table 1.2: Project Timeline</w:t>
      </w:r>
    </w:p>
    <w:p w14:paraId="17700542" w14:textId="77777777" w:rsidR="00A670AA" w:rsidRPr="00A670AA" w:rsidRDefault="00A670AA" w:rsidP="00A670AA">
      <w:pPr>
        <w:spacing w:before="24" w:after="24" w:line="276" w:lineRule="auto"/>
        <w:rPr>
          <w:rFonts w:ascii="Times New Roman" w:eastAsia="Calibri" w:hAnsi="Times New Roman" w:cs="Times New Roman"/>
        </w:rPr>
      </w:pPr>
    </w:p>
    <w:p w14:paraId="3F86641B" w14:textId="77777777" w:rsidR="00A670AA" w:rsidRPr="00A670AA" w:rsidRDefault="00A670AA" w:rsidP="00A670AA">
      <w:pPr>
        <w:spacing w:before="24" w:after="24" w:line="276" w:lineRule="auto"/>
        <w:jc w:val="both"/>
        <w:rPr>
          <w:rFonts w:ascii="Times New Roman" w:eastAsia="Calibri" w:hAnsi="Times New Roman" w:cs="Times New Roman"/>
        </w:rPr>
      </w:pPr>
      <w:r w:rsidRPr="00A670AA">
        <w:rPr>
          <w:rFonts w:ascii="Times New Roman" w:eastAsia="Calibri" w:hAnsi="Times New Roman" w:cs="Times New Roman"/>
        </w:rPr>
        <w:t>This schedule reflects our commitment to delivering a robust system for our degree program, addressing real-world event management needs.</w:t>
      </w:r>
    </w:p>
    <w:p w14:paraId="21BB4351" w14:textId="77777777" w:rsidR="00A670AA" w:rsidRPr="00A670AA" w:rsidRDefault="00A670AA" w:rsidP="00A670AA">
      <w:pPr>
        <w:spacing w:before="24" w:after="24" w:line="276" w:lineRule="auto"/>
        <w:rPr>
          <w:rFonts w:ascii="Times New Roman" w:eastAsia="Calibri" w:hAnsi="Times New Roman" w:cs="Times New Roman"/>
        </w:rPr>
      </w:pPr>
    </w:p>
    <w:p w14:paraId="2812364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5DB9BA1B"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39257600"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1.9 Free Hosting Approach</w:t>
      </w:r>
    </w:p>
    <w:p w14:paraId="6D2CAFD2"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6661F29D"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56A55D75" w14:textId="77777777" w:rsidR="00A670AA" w:rsidRPr="00A670AA" w:rsidRDefault="00A670AA" w:rsidP="00A670AA">
      <w:pPr>
        <w:spacing w:before="24" w:after="24" w:line="276" w:lineRule="auto"/>
        <w:ind w:firstLine="630"/>
        <w:rPr>
          <w:rFonts w:ascii="Times New Roman" w:eastAsia="Calibri" w:hAnsi="Times New Roman" w:cs="Times New Roman"/>
        </w:rPr>
      </w:pPr>
      <w:r w:rsidRPr="00A670AA">
        <w:rPr>
          <w:rFonts w:ascii="Times New Roman" w:eastAsia="Calibri" w:hAnsi="Times New Roman" w:cs="Times New Roman"/>
        </w:rPr>
        <w:t xml:space="preserve">A key goal of the Event Booking &amp; Management System, developed in 2.5 months under Ishu’s leadership, was to eliminate costs, making it accessible for small event organizers. We achieved this using free hosting platforms: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xml:space="preserve"> for the React frontend, Render for the Node.js backend, and MongoDB Atlas for the database.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xml:space="preserve"> provides 100 GB bandwidth, supporting our responsive UI with minified assets for fast load times. Render offers 512 MB RAM but sleeps after 15 minutes, which we countered with a </w:t>
      </w:r>
      <w:proofErr w:type="spellStart"/>
      <w:r w:rsidRPr="00A670AA">
        <w:rPr>
          <w:rFonts w:ascii="Times New Roman" w:eastAsia="Calibri" w:hAnsi="Times New Roman" w:cs="Times New Roman"/>
        </w:rPr>
        <w:t>cron</w:t>
      </w:r>
      <w:proofErr w:type="spellEnd"/>
      <w:r w:rsidRPr="00A670AA">
        <w:rPr>
          <w:rFonts w:ascii="Times New Roman" w:eastAsia="Calibri" w:hAnsi="Times New Roman" w:cs="Times New Roman"/>
        </w:rPr>
        <w:t xml:space="preserve"> job to maintain Socket.io real-time updates.</w:t>
      </w:r>
    </w:p>
    <w:p w14:paraId="20FF24FA"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773A4BA1" w14:textId="77777777" w:rsidR="00A670AA" w:rsidRPr="00A670AA" w:rsidRDefault="00A670AA" w:rsidP="00A670AA">
      <w:pPr>
        <w:spacing w:before="24" w:after="24" w:line="276" w:lineRule="auto"/>
        <w:ind w:firstLine="630"/>
        <w:rPr>
          <w:rFonts w:ascii="Times New Roman" w:eastAsia="Calibri" w:hAnsi="Times New Roman" w:cs="Times New Roman"/>
        </w:rPr>
      </w:pPr>
      <w:r w:rsidRPr="00A670AA">
        <w:rPr>
          <w:rFonts w:ascii="Times New Roman" w:eastAsia="Calibri" w:hAnsi="Times New Roman" w:cs="Times New Roman"/>
        </w:rPr>
        <w:t>MongoDB Atlas provides 512 MB storage, sufficient for 5000 events and QR codes, optimized with lean schemas and indexes for queries under 100ms. These platforms enabled a feature-rich system without financial barriers, but required careful resource management. For instance, Render’s memory limits demanded lightweight middleware, and Atlas’s storage cap prioritized essential data over analytics.</w:t>
      </w:r>
    </w:p>
    <w:p w14:paraId="12746444"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16373316" w14:textId="77777777" w:rsidR="00A670AA" w:rsidRPr="00A670AA" w:rsidRDefault="00A670AA" w:rsidP="00A670AA">
      <w:pPr>
        <w:spacing w:before="24" w:after="24" w:line="276" w:lineRule="auto"/>
        <w:ind w:firstLine="630"/>
        <w:rPr>
          <w:rFonts w:ascii="Times New Roman" w:eastAsia="Calibri" w:hAnsi="Times New Roman" w:cs="Times New Roman"/>
        </w:rPr>
      </w:pPr>
      <w:r w:rsidRPr="00A670AA">
        <w:rPr>
          <w:rFonts w:ascii="Times New Roman" w:eastAsia="Calibri" w:hAnsi="Times New Roman" w:cs="Times New Roman"/>
        </w:rPr>
        <w:t>Our optimizations, led by Kishan for the database and Ishu for the backend, ensured scalability for up to 1000 users. This approach demonstrates our ability to deliver a robust system under constraints, tailored for community events. The free hosting strategy highlights the system’s accessibility for our degree program evaluation.</w:t>
      </w:r>
    </w:p>
    <w:p w14:paraId="5EAF972D"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11477E6E" w14:textId="77777777" w:rsidR="00A670AA" w:rsidRPr="00A670AA" w:rsidRDefault="00A670AA" w:rsidP="00A670AA">
      <w:pPr>
        <w:spacing w:before="24" w:after="24" w:line="276" w:lineRule="auto"/>
        <w:ind w:firstLine="630"/>
        <w:rPr>
          <w:rFonts w:ascii="Times New Roman" w:eastAsia="Calibri" w:hAnsi="Times New Roman" w:cs="Times New Roman"/>
        </w:rPr>
      </w:pPr>
      <w:r w:rsidRPr="00A670AA">
        <w:rPr>
          <w:rFonts w:ascii="Times New Roman" w:eastAsia="Calibri" w:hAnsi="Times New Roman" w:cs="Times New Roman"/>
        </w:rPr>
        <w:t xml:space="preserve">We recommend a </w:t>
      </w:r>
      <w:proofErr w:type="spellStart"/>
      <w:r w:rsidRPr="00A670AA">
        <w:rPr>
          <w:rFonts w:ascii="Times New Roman" w:eastAsia="Calibri" w:hAnsi="Times New Roman" w:cs="Times New Roman"/>
        </w:rPr>
        <w:t>Lucidchart</w:t>
      </w:r>
      <w:proofErr w:type="spellEnd"/>
      <w:r w:rsidRPr="00A670AA">
        <w:rPr>
          <w:rFonts w:ascii="Times New Roman" w:eastAsia="Calibri" w:hAnsi="Times New Roman" w:cs="Times New Roman"/>
        </w:rPr>
        <w:t xml:space="preserve"> diagram in Word to illustrate connections between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enhancing clarity for evaluators. This cost-free model supports the system’s practical value and potential for future enhancements.</w:t>
      </w:r>
    </w:p>
    <w:p w14:paraId="7EC9F6B5"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250A792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1DD6FA08" w14:textId="77777777" w:rsidR="00A670AA" w:rsidRPr="00A670AA" w:rsidRDefault="00A670AA" w:rsidP="00A670AA">
      <w:pPr>
        <w:spacing w:before="24" w:after="24" w:line="276" w:lineRule="auto"/>
        <w:ind w:firstLine="630"/>
        <w:rPr>
          <w:rFonts w:ascii="Times New Roman" w:eastAsia="Calibri" w:hAnsi="Times New Roman" w:cs="Times New Roman"/>
          <w:b/>
          <w:bCs/>
        </w:rPr>
      </w:pPr>
    </w:p>
    <w:p w14:paraId="5B42BA1B" w14:textId="77777777" w:rsidR="00A670AA" w:rsidRPr="00A670AA" w:rsidRDefault="00A670AA" w:rsidP="00A670AA">
      <w:pPr>
        <w:spacing w:before="24" w:after="24" w:line="276" w:lineRule="auto"/>
        <w:ind w:firstLine="630"/>
        <w:rPr>
          <w:rFonts w:ascii="Times New Roman" w:eastAsia="Calibri" w:hAnsi="Times New Roman" w:cs="Times New Roman"/>
          <w:b/>
          <w:bCs/>
        </w:rPr>
      </w:pPr>
      <w:r w:rsidRPr="00A670AA">
        <w:rPr>
          <w:rFonts w:ascii="Times New Roman" w:eastAsia="Calibri" w:hAnsi="Times New Roman" w:cs="Times New Roman"/>
          <w:b/>
          <w:bCs/>
        </w:rPr>
        <w:t>1.10 Literature Review</w:t>
      </w:r>
    </w:p>
    <w:p w14:paraId="29EA764D"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22C92F4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1B289A2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Before developing the Event Booking &amp; Management System, our team, led by Ishu, researched existing solutions to identify gaps and opportunities. Platforms like Eventbrite provide ticketing and analytics but require paid subscriptions, limiting access for small organizers. Free tools like Meetup lack real-time updates or QR code check-ins, which we prioritized for modern event management. Studies on web systems emphasized security with JWT and TLS, guiding our approach to scalability for 1000 users.</w:t>
      </w:r>
    </w:p>
    <w:p w14:paraId="7FAF9E3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F54A29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Research on AI in web applications inspired our use of TensorFlow.js for event recommendations and Brain.js for a chatbot, noting that AI enhances user engagement. We aligned our implementation with these findings, optimizing for free-tier constraints. Articles on Progressive Web Apps (PWAs) highlighted their role in offline access, critical for users in low-connectivity areas, influencing our PWA inclusion.</w:t>
      </w:r>
    </w:p>
    <w:p w14:paraId="3CEDED72"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EBAF48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Guides on free hosting platforms detailed optimizations for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such as minifying assets and indexing databases for faster queries. These insights helped us manage Atlas’s 512 MB storage limit, ensuring efficiency. Our research confirmed the need for a free, feature-rich system for small events, blending accessibility with innovation.</w:t>
      </w:r>
    </w:p>
    <w:p w14:paraId="3544794C"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1EEE3BA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review shaped our 2.5-month project, ensuring a system that meets real-world needs for community events. It reflects our technical expertise for our degree program, grounding our development in industry and academic insights.</w:t>
      </w:r>
    </w:p>
    <w:p w14:paraId="3473C78B" w14:textId="77777777" w:rsidR="00A670AA" w:rsidRPr="00A670AA" w:rsidRDefault="00A670AA" w:rsidP="00A670AA">
      <w:pPr>
        <w:spacing w:before="24" w:after="24" w:line="276" w:lineRule="auto"/>
        <w:jc w:val="both"/>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58BAF0B8"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16B198CA"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1.11 Benefits to Users</w:t>
      </w:r>
    </w:p>
    <w:p w14:paraId="363F3DF9"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333942F6"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36CAB87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Event Booking &amp; Management System, built in 2.5 months under Ishu’s leadership, delivers significant advantages for its users, making event management smooth and efficient. Attendees enjoy a user-friendly React interface to browse events, book tickets quickly, and check in using QR codes sent via email, eliminating paper tickets. The Progressive Web App (PWA) allows offline access, ideal for events in areas with weak internet, while TensorFlow.js offers personalized event recommendations, and a Brain.js chatbot answers queries instantly.</w:t>
      </w:r>
    </w:p>
    <w:p w14:paraId="1A13E362"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806EFE3"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Organizers gain a robust dashboard to create events, monitor ticket sales, and scan QR codes for fast check-ins. Socket.io provides real-time updates on ticket availability, syncing in under 500ms, ensuring they stay informed. Admins benefit from role-based access, secured with JWT and TLS, allowing them to approve events and manage users effectively. These features streamline operations for small events like seminars or community festivals.</w:t>
      </w:r>
    </w:p>
    <w:p w14:paraId="0D2D7D4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52CE8C3"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By leveraging free hosting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the system removes financial barriers, making it accessible for organizers with limited budgets. Its scalability for up to 1000 users ensures reliability for community events. The system’s design prioritizes ease of use, addressing diverse user needs efficiently.</w:t>
      </w:r>
    </w:p>
    <w:p w14:paraId="46EA48F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4FF3568"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These benefits highlight the system’s practical value for our degree program, demonstrating our ability to create a user-focused solution. The platform enhances event management, offering a foundation for future features like analytics dashboards.</w:t>
      </w:r>
    </w:p>
    <w:p w14:paraId="6DB0974B" w14:textId="77777777" w:rsidR="00A670AA" w:rsidRPr="00A670AA" w:rsidRDefault="00A670AA" w:rsidP="00A670AA">
      <w:pPr>
        <w:spacing w:before="24" w:after="24" w:line="276" w:lineRule="auto"/>
        <w:jc w:val="both"/>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2AA90126" w14:textId="77777777" w:rsidR="00A670AA" w:rsidRPr="00A670AA" w:rsidRDefault="00A670AA" w:rsidP="00A670AA">
      <w:pPr>
        <w:spacing w:before="24" w:after="24" w:line="276" w:lineRule="auto"/>
        <w:rPr>
          <w:rFonts w:ascii="Times New Roman" w:eastAsia="Calibri" w:hAnsi="Times New Roman" w:cs="Times New Roman"/>
        </w:rPr>
      </w:pPr>
    </w:p>
    <w:p w14:paraId="309DCDAC"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30E8022C"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1.12 Project Significance</w:t>
      </w:r>
    </w:p>
    <w:p w14:paraId="4FA81EC9"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7FB1E5D3"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66CAC39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Event Booking &amp; Management System, developed in 2.5 months under Ishu’s leadership, addresses critical needs in event management, offering a free alternative to costly platforms like Eventbrite. Hosted on </w:t>
      </w: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Render, and MongoDB Atlas, it empowers small organizers, such as those hosting campus workshops or local festivals, to manage events without financial strain. Its scalability for up to 1000 users makes it a valuable tool for community-focused events.</w:t>
      </w:r>
    </w:p>
    <w:p w14:paraId="0BBD6B8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7CD2789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For attendees, features like QR code check-ins, offline access via a Progressive Web App, and AI recommendations powered by TensorFlow.js enhance the event experience. Organizers and admins benefit from real-time updates and role-based access, secured with JWT and TLS, ensuring efficient and trustworthy operations. These capabilities make the system practical and user-friendly.</w:t>
      </w:r>
    </w:p>
    <w:p w14:paraId="316A6B84"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AAB7540"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project’s use of free hosting platforms demonstrates how to deliver advanced functionality without costs, a significant achievement for our degree program. The eight modules, from Backend API to Chatbot, showcase our technical expertise in building modular, scalable systems under constraints like MongoDB Atlas’s 512 MB storage. This makes the system a compelling solution for real-world applications.</w:t>
      </w:r>
    </w:p>
    <w:p w14:paraId="7EBE115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CABD819"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system’s impact lies in its accessibility and innovation, offering a foundation for future enhancements like payment integration. It reflects our commitment to solving event management challenges, creating a reliable tool for community events ready for technical institute evaluation.</w:t>
      </w:r>
    </w:p>
    <w:p w14:paraId="478E186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314B727A" w14:textId="77777777" w:rsidR="00A670AA" w:rsidRPr="00A670AA" w:rsidRDefault="00A670AA" w:rsidP="00A670AA">
      <w:pPr>
        <w:spacing w:before="24" w:after="24" w:line="276" w:lineRule="auto"/>
        <w:ind w:left="630"/>
        <w:rPr>
          <w:rFonts w:ascii="Times New Roman" w:eastAsia="Calibri" w:hAnsi="Times New Roman" w:cs="Times New Roman"/>
          <w:b/>
          <w:bCs/>
        </w:rPr>
      </w:pPr>
    </w:p>
    <w:p w14:paraId="36736F3D" w14:textId="77777777" w:rsidR="00A670AA" w:rsidRPr="00A670AA" w:rsidRDefault="00A670AA" w:rsidP="00A670AA">
      <w:pPr>
        <w:spacing w:before="24" w:after="24" w:line="276" w:lineRule="auto"/>
        <w:ind w:left="630"/>
        <w:rPr>
          <w:rFonts w:ascii="Times New Roman" w:eastAsia="Calibri" w:hAnsi="Times New Roman" w:cs="Times New Roman"/>
          <w:b/>
          <w:bCs/>
        </w:rPr>
      </w:pPr>
      <w:r w:rsidRPr="00A670AA">
        <w:rPr>
          <w:rFonts w:ascii="Times New Roman" w:eastAsia="Calibri" w:hAnsi="Times New Roman" w:cs="Times New Roman"/>
          <w:b/>
          <w:bCs/>
        </w:rPr>
        <w:t>1.13 Challenges</w:t>
      </w:r>
    </w:p>
    <w:p w14:paraId="057F447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7E733444"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Developing the Event Booking &amp; Management System in 2.5 months under Ishu’s leadership presented several obstacles that tested our skills. Free hosting posed significant challenges: Render’s 512 MB RAM and 15-minute sleep mode disrupted Socket.io real-time updates, which we mitigated with a </w:t>
      </w:r>
      <w:proofErr w:type="spellStart"/>
      <w:r w:rsidRPr="00A670AA">
        <w:rPr>
          <w:rFonts w:ascii="Times New Roman" w:eastAsia="Calibri" w:hAnsi="Times New Roman" w:cs="Times New Roman"/>
        </w:rPr>
        <w:t>cron</w:t>
      </w:r>
      <w:proofErr w:type="spellEnd"/>
      <w:r w:rsidRPr="00A670AA">
        <w:rPr>
          <w:rFonts w:ascii="Times New Roman" w:eastAsia="Calibri" w:hAnsi="Times New Roman" w:cs="Times New Roman"/>
        </w:rPr>
        <w:t xml:space="preserve"> job to ping the server. MongoDB Atlas’s 512 MB storage limited data capacity, requiring Kishan to optimize schemas to prioritize events and QR codes.</w:t>
      </w:r>
    </w:p>
    <w:p w14:paraId="24A91223"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5297EE4"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tight 10-week timeline forced us to overlap tasks, such as backend and frontend development, to meet deadlines. Integrating AI features was complex—Ishu’s work on TensorFlow.js recommendations and Brain.js chatbot required careful tuning on synthetic data, constrained by time. </w:t>
      </w:r>
      <w:proofErr w:type="spellStart"/>
      <w:r w:rsidRPr="00A670AA">
        <w:rPr>
          <w:rFonts w:ascii="Times New Roman" w:eastAsia="Calibri" w:hAnsi="Times New Roman" w:cs="Times New Roman"/>
        </w:rPr>
        <w:t>Deepraj’s</w:t>
      </w:r>
      <w:proofErr w:type="spellEnd"/>
      <w:r w:rsidRPr="00A670AA">
        <w:rPr>
          <w:rFonts w:ascii="Times New Roman" w:eastAsia="Calibri" w:hAnsi="Times New Roman" w:cs="Times New Roman"/>
        </w:rPr>
        <w:t xml:space="preserve"> implementation of JWT and TLS security demanded precision to avoid vulnerabilities, adding pressure to the schedule.</w:t>
      </w:r>
    </w:p>
    <w:p w14:paraId="23F5B0D2"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38D206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Ensuring all eight modules worked seamlessly required constant coordination, with Ishu facilitating communication across the team. Mayank’s frontend development needed to align with backend APIs, while Kishan’s database queries had to support real-time features. These hurdles pushed us to refine our code and processes, resulting in a robust system.</w:t>
      </w:r>
    </w:p>
    <w:p w14:paraId="782137D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D68B2FD" w14:textId="77777777" w:rsidR="00A670AA" w:rsidRPr="00A670AA" w:rsidRDefault="00A670AA" w:rsidP="00A670AA">
      <w:pPr>
        <w:spacing w:before="24" w:after="24" w:line="276" w:lineRule="auto"/>
        <w:ind w:firstLine="720"/>
        <w:rPr>
          <w:rFonts w:ascii="Times New Roman" w:eastAsia="Calibri" w:hAnsi="Times New Roman" w:cs="Times New Roman"/>
          <w:b/>
          <w:bCs/>
        </w:rPr>
      </w:pPr>
      <w:r w:rsidRPr="00A670AA">
        <w:rPr>
          <w:rFonts w:ascii="Times New Roman" w:eastAsia="Calibri" w:hAnsi="Times New Roman" w:cs="Times New Roman"/>
        </w:rPr>
        <w:t>Overcoming these challenges strengthened the system, demonstrating our technical capabilities for our degree program. The experience honed our problem-solving skills, creating a reliable platform for community events that’s ready for evaluation and future growth.</w:t>
      </w:r>
    </w:p>
    <w:p w14:paraId="24A7531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422ADE76"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01A5378D"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r w:rsidRPr="00A670AA">
        <w:rPr>
          <w:rFonts w:ascii="Times New Roman" w:eastAsia="Calibri" w:hAnsi="Times New Roman" w:cs="Times New Roman"/>
          <w:b/>
          <w:bCs/>
        </w:rPr>
        <w:t>1.14 Report Organization</w:t>
      </w:r>
    </w:p>
    <w:p w14:paraId="3A50D82A"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4A81A916"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6B409086"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This report, detailing the </w:t>
      </w:r>
      <w:r w:rsidRPr="00A670AA">
        <w:rPr>
          <w:rFonts w:ascii="Times New Roman" w:eastAsia="Calibri" w:hAnsi="Times New Roman" w:cs="Times New Roman"/>
          <w:b/>
          <w:bCs/>
        </w:rPr>
        <w:t>Event Booking &amp; Management System</w:t>
      </w:r>
      <w:r w:rsidRPr="00A670AA">
        <w:rPr>
          <w:rFonts w:ascii="Times New Roman" w:eastAsia="Calibri" w:hAnsi="Times New Roman" w:cs="Times New Roman"/>
        </w:rPr>
        <w:t xml:space="preserve"> developed in 2.5 months under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leadership, is structured to provide a clear, comprehensive overview for our technical institute’s evaluation. It outlines the project’s development, from concept to deployment, covering technical details, challenges, and outcomes. The document follows AKTU guidelines, ensuring accessibility for evaluators reviewing our degree program project.</w:t>
      </w:r>
    </w:p>
    <w:p w14:paraId="26F55539"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CD33EF4"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b/>
          <w:bCs/>
        </w:rPr>
        <w:t>Chapter 1: Introduction</w:t>
      </w:r>
      <w:r w:rsidRPr="00A670AA">
        <w:rPr>
          <w:rFonts w:ascii="Times New Roman" w:eastAsia="Calibri" w:hAnsi="Times New Roman" w:cs="Times New Roman"/>
        </w:rPr>
        <w:t xml:space="preserve"> sets the stage, explaining the project’s background, objectives, scope, and features, like </w:t>
      </w:r>
      <w:r w:rsidRPr="00A670AA">
        <w:rPr>
          <w:rFonts w:ascii="Times New Roman" w:eastAsia="Calibri" w:hAnsi="Times New Roman" w:cs="Times New Roman"/>
          <w:b/>
          <w:bCs/>
        </w:rPr>
        <w:t>QR code check-ins</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AI recommendations</w:t>
      </w:r>
      <w:r w:rsidRPr="00A670AA">
        <w:rPr>
          <w:rFonts w:ascii="Times New Roman" w:eastAsia="Calibri" w:hAnsi="Times New Roman" w:cs="Times New Roman"/>
        </w:rPr>
        <w:t xml:space="preserve">. </w:t>
      </w:r>
      <w:r w:rsidRPr="00A670AA">
        <w:rPr>
          <w:rFonts w:ascii="Times New Roman" w:eastAsia="Calibri" w:hAnsi="Times New Roman" w:cs="Times New Roman"/>
          <w:b/>
          <w:bCs/>
        </w:rPr>
        <w:t>Chapter 2: Feasibility Study</w:t>
      </w:r>
      <w:r w:rsidRPr="00A670AA">
        <w:rPr>
          <w:rFonts w:ascii="Times New Roman" w:eastAsia="Calibri" w:hAnsi="Times New Roman" w:cs="Times New Roman"/>
        </w:rPr>
        <w:t xml:space="preserve"> assesses the project’s technical, operational, economic, and schedule feasibility, justifying our approach. </w:t>
      </w:r>
      <w:r w:rsidRPr="00A670AA">
        <w:rPr>
          <w:rFonts w:ascii="Times New Roman" w:eastAsia="Calibri" w:hAnsi="Times New Roman" w:cs="Times New Roman"/>
          <w:b/>
          <w:bCs/>
        </w:rPr>
        <w:t>Chapter 3: System Design</w:t>
      </w:r>
      <w:r w:rsidRPr="00A670AA">
        <w:rPr>
          <w:rFonts w:ascii="Times New Roman" w:eastAsia="Calibri" w:hAnsi="Times New Roman" w:cs="Times New Roman"/>
        </w:rPr>
        <w:t xml:space="preserve"> dives into the architecture, detailing the </w:t>
      </w:r>
      <w:r w:rsidRPr="00A670AA">
        <w:rPr>
          <w:rFonts w:ascii="Times New Roman" w:eastAsia="Calibri" w:hAnsi="Times New Roman" w:cs="Times New Roman"/>
          <w:b/>
          <w:bCs/>
        </w:rPr>
        <w:t>MERN stack</w:t>
      </w:r>
      <w:r w:rsidRPr="00A670AA">
        <w:rPr>
          <w:rFonts w:ascii="Times New Roman" w:eastAsia="Calibri" w:hAnsi="Times New Roman" w:cs="Times New Roman"/>
        </w:rPr>
        <w:t xml:space="preserve">, database schemas, and security with </w:t>
      </w:r>
      <w:r w:rsidRPr="00A670AA">
        <w:rPr>
          <w:rFonts w:ascii="Times New Roman" w:eastAsia="Calibri" w:hAnsi="Times New Roman" w:cs="Times New Roman"/>
          <w:b/>
          <w:bCs/>
        </w:rPr>
        <w:t>JWT</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TLS</w:t>
      </w:r>
      <w:r w:rsidRPr="00A670AA">
        <w:rPr>
          <w:rFonts w:ascii="Times New Roman" w:eastAsia="Calibri" w:hAnsi="Times New Roman" w:cs="Times New Roman"/>
        </w:rPr>
        <w:t>.</w:t>
      </w:r>
    </w:p>
    <w:p w14:paraId="3F22E8E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394E1D6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b/>
          <w:bCs/>
        </w:rPr>
        <w:t>Chapter 4: Implementation</w:t>
      </w:r>
      <w:r w:rsidRPr="00A670AA">
        <w:rPr>
          <w:rFonts w:ascii="Times New Roman" w:eastAsia="Calibri" w:hAnsi="Times New Roman" w:cs="Times New Roman"/>
        </w:rPr>
        <w:t xml:space="preserve"> describes the development process, from coding the </w:t>
      </w:r>
      <w:r w:rsidRPr="00A670AA">
        <w:rPr>
          <w:rFonts w:ascii="Times New Roman" w:eastAsia="Calibri" w:hAnsi="Times New Roman" w:cs="Times New Roman"/>
          <w:b/>
          <w:bCs/>
        </w:rPr>
        <w:t>React</w:t>
      </w:r>
      <w:r w:rsidRPr="00A670AA">
        <w:rPr>
          <w:rFonts w:ascii="Times New Roman" w:eastAsia="Calibri" w:hAnsi="Times New Roman" w:cs="Times New Roman"/>
        </w:rPr>
        <w:t xml:space="preserve"> frontend to deploying on </w:t>
      </w:r>
      <w:proofErr w:type="spellStart"/>
      <w:r w:rsidRPr="00A670AA">
        <w:rPr>
          <w:rFonts w:ascii="Times New Roman" w:eastAsia="Calibri" w:hAnsi="Times New Roman" w:cs="Times New Roman"/>
          <w:b/>
          <w:bCs/>
        </w:rPr>
        <w:t>Vercel</w:t>
      </w:r>
      <w:proofErr w:type="spellEnd"/>
      <w:r w:rsidRPr="00A670AA">
        <w:rPr>
          <w:rFonts w:ascii="Times New Roman" w:eastAsia="Calibri" w:hAnsi="Times New Roman" w:cs="Times New Roman"/>
        </w:rPr>
        <w:t xml:space="preserve"> and </w:t>
      </w:r>
      <w:r w:rsidRPr="00A670AA">
        <w:rPr>
          <w:rFonts w:ascii="Times New Roman" w:eastAsia="Calibri" w:hAnsi="Times New Roman" w:cs="Times New Roman"/>
          <w:b/>
          <w:bCs/>
        </w:rPr>
        <w:t>Render</w:t>
      </w:r>
      <w:r w:rsidRPr="00A670AA">
        <w:rPr>
          <w:rFonts w:ascii="Times New Roman" w:eastAsia="Calibri" w:hAnsi="Times New Roman" w:cs="Times New Roman"/>
        </w:rPr>
        <w:t xml:space="preserve">. </w:t>
      </w:r>
      <w:r w:rsidRPr="00A670AA">
        <w:rPr>
          <w:rFonts w:ascii="Times New Roman" w:eastAsia="Calibri" w:hAnsi="Times New Roman" w:cs="Times New Roman"/>
          <w:b/>
          <w:bCs/>
        </w:rPr>
        <w:t>Chapter 5: Results and Discussion</w:t>
      </w:r>
      <w:r w:rsidRPr="00A670AA">
        <w:rPr>
          <w:rFonts w:ascii="Times New Roman" w:eastAsia="Calibri" w:hAnsi="Times New Roman" w:cs="Times New Roman"/>
        </w:rPr>
        <w:t xml:space="preserve"> evaluates the system’s performance, highlighting its effectiveness for community events. </w:t>
      </w:r>
      <w:r w:rsidRPr="00A670AA">
        <w:rPr>
          <w:rFonts w:ascii="Times New Roman" w:eastAsia="Calibri" w:hAnsi="Times New Roman" w:cs="Times New Roman"/>
          <w:b/>
          <w:bCs/>
        </w:rPr>
        <w:t>Chapter 6: Conclusion</w:t>
      </w:r>
      <w:r w:rsidRPr="00A670AA">
        <w:rPr>
          <w:rFonts w:ascii="Times New Roman" w:eastAsia="Calibri" w:hAnsi="Times New Roman" w:cs="Times New Roman"/>
        </w:rPr>
        <w:t xml:space="preserve"> summarizes achievements and outlines future enhancements, like analytics dashboards. Appendices include code snippets and test logs for reference.</w:t>
      </w:r>
    </w:p>
    <w:p w14:paraId="04CB657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0A016187"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organization ensures a logical flow, guiding readers through our 2.5-month journey. It reflects our technical expertise, providing a thorough account of a system designed for real-world event management, ready for academic review.</w:t>
      </w:r>
    </w:p>
    <w:p w14:paraId="720727D8" w14:textId="77777777" w:rsidR="00A670AA" w:rsidRPr="00A670AA" w:rsidRDefault="00A670AA" w:rsidP="00A670AA">
      <w:pPr>
        <w:spacing w:before="24" w:after="24" w:line="276" w:lineRule="auto"/>
        <w:rPr>
          <w:rFonts w:ascii="Times New Roman" w:eastAsia="Calibri" w:hAnsi="Times New Roman" w:cs="Times New Roman"/>
        </w:rPr>
      </w:pPr>
    </w:p>
    <w:p w14:paraId="1790855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1E57A4BC" w14:textId="77777777" w:rsidR="00A670AA" w:rsidRPr="00A670AA" w:rsidRDefault="00A670AA" w:rsidP="00A670AA">
      <w:pPr>
        <w:spacing w:before="24" w:after="24" w:line="276" w:lineRule="auto"/>
        <w:ind w:firstLine="630"/>
        <w:rPr>
          <w:rFonts w:ascii="Times New Roman" w:eastAsia="Calibri" w:hAnsi="Times New Roman" w:cs="Times New Roman"/>
          <w:b/>
          <w:bCs/>
        </w:rPr>
      </w:pPr>
    </w:p>
    <w:p w14:paraId="23578323" w14:textId="77777777" w:rsidR="00A670AA" w:rsidRPr="00A670AA" w:rsidRDefault="00A670AA" w:rsidP="00A670AA">
      <w:pPr>
        <w:spacing w:before="24" w:after="24" w:line="276" w:lineRule="auto"/>
        <w:ind w:firstLine="630"/>
        <w:rPr>
          <w:rFonts w:ascii="Times New Roman" w:eastAsia="Calibri" w:hAnsi="Times New Roman" w:cs="Times New Roman"/>
          <w:b/>
          <w:bCs/>
        </w:rPr>
      </w:pPr>
      <w:r w:rsidRPr="00A670AA">
        <w:rPr>
          <w:rFonts w:ascii="Times New Roman" w:eastAsia="Calibri" w:hAnsi="Times New Roman" w:cs="Times New Roman"/>
          <w:b/>
          <w:bCs/>
        </w:rPr>
        <w:t>1.15 Summary</w:t>
      </w:r>
    </w:p>
    <w:p w14:paraId="6F4E8A16"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33146CEC"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31A3682F"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w:t>
      </w:r>
      <w:r w:rsidRPr="00A670AA">
        <w:rPr>
          <w:rFonts w:ascii="Times New Roman" w:eastAsia="Calibri" w:hAnsi="Times New Roman" w:cs="Times New Roman"/>
          <w:b/>
          <w:bCs/>
        </w:rPr>
        <w:t>Event Booking &amp; Management System</w:t>
      </w:r>
      <w:r w:rsidRPr="00A670AA">
        <w:rPr>
          <w:rFonts w:ascii="Times New Roman" w:eastAsia="Calibri" w:hAnsi="Times New Roman" w:cs="Times New Roman"/>
        </w:rPr>
        <w:t xml:space="preserve">, developed in 2.5 months under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leadership, is a web application designed to streamline event management for small to medium events. Hosted for free on </w:t>
      </w:r>
      <w:proofErr w:type="spellStart"/>
      <w:r w:rsidRPr="00A670AA">
        <w:rPr>
          <w:rFonts w:ascii="Times New Roman" w:eastAsia="Calibri" w:hAnsi="Times New Roman" w:cs="Times New Roman"/>
          <w:b/>
          <w:bCs/>
        </w:rPr>
        <w:t>Vercel</w:t>
      </w:r>
      <w:proofErr w:type="spellEnd"/>
      <w:r w:rsidRPr="00A670AA">
        <w:rPr>
          <w:rFonts w:ascii="Times New Roman" w:eastAsia="Calibri" w:hAnsi="Times New Roman" w:cs="Times New Roman"/>
        </w:rPr>
        <w:t xml:space="preserve">, </w:t>
      </w:r>
      <w:r w:rsidRPr="00A670AA">
        <w:rPr>
          <w:rFonts w:ascii="Times New Roman" w:eastAsia="Calibri" w:hAnsi="Times New Roman" w:cs="Times New Roman"/>
          <w:b/>
          <w:bCs/>
        </w:rPr>
        <w:t>Render</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MongoDB Atlas</w:t>
      </w:r>
      <w:r w:rsidRPr="00A670AA">
        <w:rPr>
          <w:rFonts w:ascii="Times New Roman" w:eastAsia="Calibri" w:hAnsi="Times New Roman" w:cs="Times New Roman"/>
        </w:rPr>
        <w:t xml:space="preserve">, it offers features like </w:t>
      </w:r>
      <w:r w:rsidRPr="00A670AA">
        <w:rPr>
          <w:rFonts w:ascii="Times New Roman" w:eastAsia="Calibri" w:hAnsi="Times New Roman" w:cs="Times New Roman"/>
          <w:b/>
          <w:bCs/>
        </w:rPr>
        <w:t>QR code check-ins</w:t>
      </w:r>
      <w:r w:rsidRPr="00A670AA">
        <w:rPr>
          <w:rFonts w:ascii="Times New Roman" w:eastAsia="Calibri" w:hAnsi="Times New Roman" w:cs="Times New Roman"/>
        </w:rPr>
        <w:t xml:space="preserve">, </w:t>
      </w:r>
      <w:r w:rsidRPr="00A670AA">
        <w:rPr>
          <w:rFonts w:ascii="Times New Roman" w:eastAsia="Calibri" w:hAnsi="Times New Roman" w:cs="Times New Roman"/>
          <w:b/>
          <w:bCs/>
        </w:rPr>
        <w:t>real-time updates</w:t>
      </w:r>
      <w:r w:rsidRPr="00A670AA">
        <w:rPr>
          <w:rFonts w:ascii="Times New Roman" w:eastAsia="Calibri" w:hAnsi="Times New Roman" w:cs="Times New Roman"/>
        </w:rPr>
        <w:t xml:space="preserve"> via Socket.io, and </w:t>
      </w:r>
      <w:r w:rsidRPr="00A670AA">
        <w:rPr>
          <w:rFonts w:ascii="Times New Roman" w:eastAsia="Calibri" w:hAnsi="Times New Roman" w:cs="Times New Roman"/>
          <w:b/>
          <w:bCs/>
        </w:rPr>
        <w:t>AI recommendations</w:t>
      </w:r>
      <w:r w:rsidRPr="00A670AA">
        <w:rPr>
          <w:rFonts w:ascii="Times New Roman" w:eastAsia="Calibri" w:hAnsi="Times New Roman" w:cs="Times New Roman"/>
        </w:rPr>
        <w:t xml:space="preserve"> with TensorFlow.js, making it accessible and efficient for organizers, attendees, and admins. The system’s </w:t>
      </w:r>
      <w:r w:rsidRPr="00A670AA">
        <w:rPr>
          <w:rFonts w:ascii="Times New Roman" w:eastAsia="Calibri" w:hAnsi="Times New Roman" w:cs="Times New Roman"/>
          <w:b/>
          <w:bCs/>
        </w:rPr>
        <w:t>Progressive Web App (PWA)</w:t>
      </w:r>
      <w:r w:rsidRPr="00A670AA">
        <w:rPr>
          <w:rFonts w:ascii="Times New Roman" w:eastAsia="Calibri" w:hAnsi="Times New Roman" w:cs="Times New Roman"/>
        </w:rPr>
        <w:t xml:space="preserve"> ensures offline access, enhancing reliability.</w:t>
      </w:r>
    </w:p>
    <w:p w14:paraId="64E0B3B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1B5BF2EA"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Built with the </w:t>
      </w:r>
      <w:r w:rsidRPr="00A670AA">
        <w:rPr>
          <w:rFonts w:ascii="Times New Roman" w:eastAsia="Calibri" w:hAnsi="Times New Roman" w:cs="Times New Roman"/>
          <w:b/>
          <w:bCs/>
        </w:rPr>
        <w:t>MERN stack</w:t>
      </w:r>
      <w:r w:rsidRPr="00A670AA">
        <w:rPr>
          <w:rFonts w:ascii="Times New Roman" w:eastAsia="Calibri" w:hAnsi="Times New Roman" w:cs="Times New Roman"/>
        </w:rPr>
        <w:t xml:space="preserve">, the system comprises eight modules, from Backend API to Security &amp; Authentication, optimized for free-tier constraints like </w:t>
      </w:r>
      <w:r w:rsidRPr="00A670AA">
        <w:rPr>
          <w:rFonts w:ascii="Times New Roman" w:eastAsia="Calibri" w:hAnsi="Times New Roman" w:cs="Times New Roman"/>
          <w:b/>
          <w:bCs/>
        </w:rPr>
        <w:t>MongoDB Atlas’s</w:t>
      </w:r>
      <w:r w:rsidRPr="00A670AA">
        <w:rPr>
          <w:rFonts w:ascii="Times New Roman" w:eastAsia="Calibri" w:hAnsi="Times New Roman" w:cs="Times New Roman"/>
        </w:rPr>
        <w:t xml:space="preserve"> 512 MB storage. </w:t>
      </w:r>
      <w:r w:rsidRPr="00A670AA">
        <w:rPr>
          <w:rFonts w:ascii="Times New Roman" w:eastAsia="Calibri" w:hAnsi="Times New Roman" w:cs="Times New Roman"/>
          <w:b/>
          <w:bCs/>
        </w:rPr>
        <w:t>Ishu</w:t>
      </w:r>
      <w:r w:rsidRPr="00A670AA">
        <w:rPr>
          <w:rFonts w:ascii="Times New Roman" w:eastAsia="Calibri" w:hAnsi="Times New Roman" w:cs="Times New Roman"/>
        </w:rPr>
        <w:t xml:space="preserve"> led backend and AI development, </w:t>
      </w:r>
      <w:r w:rsidRPr="00A670AA">
        <w:rPr>
          <w:rFonts w:ascii="Times New Roman" w:eastAsia="Calibri" w:hAnsi="Times New Roman" w:cs="Times New Roman"/>
          <w:b/>
          <w:bCs/>
        </w:rPr>
        <w:t>Kishan</w:t>
      </w:r>
      <w:r w:rsidRPr="00A670AA">
        <w:rPr>
          <w:rFonts w:ascii="Times New Roman" w:eastAsia="Calibri" w:hAnsi="Times New Roman" w:cs="Times New Roman"/>
        </w:rPr>
        <w:t xml:space="preserve"> managed the database, </w:t>
      </w:r>
      <w:proofErr w:type="spellStart"/>
      <w:r w:rsidRPr="00A670AA">
        <w:rPr>
          <w:rFonts w:ascii="Times New Roman" w:eastAsia="Calibri" w:hAnsi="Times New Roman" w:cs="Times New Roman"/>
          <w:b/>
          <w:bCs/>
        </w:rPr>
        <w:t>Deepraj</w:t>
      </w:r>
      <w:proofErr w:type="spellEnd"/>
      <w:r w:rsidRPr="00A670AA">
        <w:rPr>
          <w:rFonts w:ascii="Times New Roman" w:eastAsia="Calibri" w:hAnsi="Times New Roman" w:cs="Times New Roman"/>
        </w:rPr>
        <w:t xml:space="preserve"> handled security and testing, and </w:t>
      </w:r>
      <w:r w:rsidRPr="00A670AA">
        <w:rPr>
          <w:rFonts w:ascii="Times New Roman" w:eastAsia="Calibri" w:hAnsi="Times New Roman" w:cs="Times New Roman"/>
          <w:b/>
          <w:bCs/>
        </w:rPr>
        <w:t>Mayank</w:t>
      </w:r>
      <w:r w:rsidRPr="00A670AA">
        <w:rPr>
          <w:rFonts w:ascii="Times New Roman" w:eastAsia="Calibri" w:hAnsi="Times New Roman" w:cs="Times New Roman"/>
        </w:rPr>
        <w:t xml:space="preserve"> crafted the frontend, ensuring a cohesive platform. The project addresses real-world challenges, such as manual ticketing inefficiencies, with a secure, scalable solution.</w:t>
      </w:r>
    </w:p>
    <w:p w14:paraId="3182B6A7"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7EA5EE9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chapter introduced the project’s background, objectives, scope, and challenges, setting the context for the report. The system’s significance lies in its cost-free, user-focused design, tailored for community events like workshops or festivals. It demonstrates our technical capabilities for our degree program, ready for evaluation.</w:t>
      </w:r>
    </w:p>
    <w:p w14:paraId="3EC02E5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DBDAA4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The following chapters will detail the feasibility study, system design, implementation, and results, providing a comprehensive view of our work. The system lays a foundation for future enhancements, offering a practical tool for event management.</w:t>
      </w:r>
    </w:p>
    <w:p w14:paraId="203A18E5" w14:textId="77777777" w:rsidR="00A670AA" w:rsidRPr="00A670AA" w:rsidRDefault="00A670AA" w:rsidP="00A670AA">
      <w:pPr>
        <w:spacing w:before="24" w:after="24" w:line="276" w:lineRule="auto"/>
        <w:rPr>
          <w:rFonts w:ascii="Times New Roman" w:eastAsia="Calibri" w:hAnsi="Times New Roman" w:cs="Times New Roman"/>
        </w:rPr>
      </w:pPr>
    </w:p>
    <w:p w14:paraId="6FD9DE88"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143B0357" w14:textId="77777777" w:rsidR="00A670AA" w:rsidRPr="00A670AA" w:rsidRDefault="00A670AA" w:rsidP="00A670AA">
      <w:pPr>
        <w:spacing w:before="1320" w:after="24" w:line="276" w:lineRule="auto"/>
        <w:jc w:val="center"/>
        <w:rPr>
          <w:rFonts w:ascii="Times New Roman" w:eastAsia="Calibri" w:hAnsi="Times New Roman" w:cs="Times New Roman"/>
          <w:b/>
          <w:bCs/>
        </w:rPr>
      </w:pPr>
    </w:p>
    <w:p w14:paraId="36FBE4DE"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2: FEASIBILITY STUDY</w:t>
      </w:r>
    </w:p>
    <w:p w14:paraId="7887DE54"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0F6939E0"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52DDF581"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2820395F" w14:textId="77777777" w:rsidR="00A670AA" w:rsidRPr="00A670AA" w:rsidRDefault="00A670AA" w:rsidP="00A670AA">
      <w:pPr>
        <w:spacing w:before="24" w:after="24" w:line="276" w:lineRule="auto"/>
        <w:ind w:firstLine="630"/>
        <w:rPr>
          <w:rFonts w:ascii="Times New Roman" w:eastAsia="Calibri" w:hAnsi="Times New Roman" w:cs="Times New Roman"/>
          <w:b/>
          <w:bCs/>
        </w:rPr>
      </w:pPr>
      <w:r w:rsidRPr="00A670AA">
        <w:rPr>
          <w:rFonts w:ascii="Times New Roman" w:eastAsia="Calibri" w:hAnsi="Times New Roman" w:cs="Times New Roman"/>
          <w:b/>
          <w:bCs/>
        </w:rPr>
        <w:t>2.1 Technical Feasibility</w:t>
      </w:r>
    </w:p>
    <w:p w14:paraId="7745AD60" w14:textId="77777777" w:rsidR="00A670AA" w:rsidRPr="00A670AA" w:rsidRDefault="00A670AA" w:rsidP="00A670AA">
      <w:pPr>
        <w:spacing w:before="24" w:after="24" w:line="276" w:lineRule="auto"/>
        <w:ind w:firstLine="630"/>
        <w:rPr>
          <w:rFonts w:ascii="Times New Roman" w:eastAsia="Calibri" w:hAnsi="Times New Roman" w:cs="Times New Roman"/>
          <w:b/>
          <w:bCs/>
        </w:rPr>
      </w:pPr>
    </w:p>
    <w:p w14:paraId="47194119"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2EE3346D"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w:t>
      </w:r>
      <w:r w:rsidRPr="00A670AA">
        <w:rPr>
          <w:rFonts w:ascii="Times New Roman" w:eastAsia="Calibri" w:hAnsi="Times New Roman" w:cs="Times New Roman"/>
          <w:b/>
          <w:bCs/>
        </w:rPr>
        <w:t>Event Booking &amp; Management System</w:t>
      </w:r>
      <w:r w:rsidRPr="00A670AA">
        <w:rPr>
          <w:rFonts w:ascii="Times New Roman" w:eastAsia="Calibri" w:hAnsi="Times New Roman" w:cs="Times New Roman"/>
        </w:rPr>
        <w:t xml:space="preserve"> was assessed for technical feasibility to ensure we could build a robust platform within 2.5 months under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leadership. The </w:t>
      </w:r>
      <w:r w:rsidRPr="00A670AA">
        <w:rPr>
          <w:rFonts w:ascii="Times New Roman" w:eastAsia="Calibri" w:hAnsi="Times New Roman" w:cs="Times New Roman"/>
          <w:b/>
          <w:bCs/>
        </w:rPr>
        <w:t>MERN stack</w:t>
      </w:r>
      <w:r w:rsidRPr="00A670AA">
        <w:rPr>
          <w:rFonts w:ascii="Times New Roman" w:eastAsia="Calibri" w:hAnsi="Times New Roman" w:cs="Times New Roman"/>
        </w:rPr>
        <w:t xml:space="preserve">—MongoDB, Express.js, React, Node.js—was chosen for its flexibility and open-source nature, supported by free hosting on </w:t>
      </w:r>
      <w:proofErr w:type="spellStart"/>
      <w:r w:rsidRPr="00A670AA">
        <w:rPr>
          <w:rFonts w:ascii="Times New Roman" w:eastAsia="Calibri" w:hAnsi="Times New Roman" w:cs="Times New Roman"/>
          <w:b/>
          <w:bCs/>
        </w:rPr>
        <w:t>Vercel</w:t>
      </w:r>
      <w:proofErr w:type="spellEnd"/>
      <w:r w:rsidRPr="00A670AA">
        <w:rPr>
          <w:rFonts w:ascii="Times New Roman" w:eastAsia="Calibri" w:hAnsi="Times New Roman" w:cs="Times New Roman"/>
        </w:rPr>
        <w:t xml:space="preserve">, </w:t>
      </w:r>
      <w:r w:rsidRPr="00A670AA">
        <w:rPr>
          <w:rFonts w:ascii="Times New Roman" w:eastAsia="Calibri" w:hAnsi="Times New Roman" w:cs="Times New Roman"/>
          <w:b/>
          <w:bCs/>
        </w:rPr>
        <w:t>Render</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MongoDB Atlas</w:t>
      </w:r>
      <w:r w:rsidRPr="00A670AA">
        <w:rPr>
          <w:rFonts w:ascii="Times New Roman" w:eastAsia="Calibri" w:hAnsi="Times New Roman" w:cs="Times New Roman"/>
        </w:rPr>
        <w:t xml:space="preserve">. These tools align with our team’s expertise, with </w:t>
      </w:r>
      <w:r w:rsidRPr="00A670AA">
        <w:rPr>
          <w:rFonts w:ascii="Times New Roman" w:eastAsia="Calibri" w:hAnsi="Times New Roman" w:cs="Times New Roman"/>
          <w:b/>
          <w:bCs/>
        </w:rPr>
        <w:t>Ishu</w:t>
      </w:r>
      <w:r w:rsidRPr="00A670AA">
        <w:rPr>
          <w:rFonts w:ascii="Times New Roman" w:eastAsia="Calibri" w:hAnsi="Times New Roman" w:cs="Times New Roman"/>
        </w:rPr>
        <w:t xml:space="preserve"> skilled in backend and AI, </w:t>
      </w:r>
      <w:r w:rsidRPr="00A670AA">
        <w:rPr>
          <w:rFonts w:ascii="Times New Roman" w:eastAsia="Calibri" w:hAnsi="Times New Roman" w:cs="Times New Roman"/>
          <w:b/>
          <w:bCs/>
        </w:rPr>
        <w:t>Kishan</w:t>
      </w:r>
      <w:r w:rsidRPr="00A670AA">
        <w:rPr>
          <w:rFonts w:ascii="Times New Roman" w:eastAsia="Calibri" w:hAnsi="Times New Roman" w:cs="Times New Roman"/>
        </w:rPr>
        <w:t xml:space="preserve"> in databases, </w:t>
      </w:r>
      <w:proofErr w:type="spellStart"/>
      <w:r w:rsidRPr="00A670AA">
        <w:rPr>
          <w:rFonts w:ascii="Times New Roman" w:eastAsia="Calibri" w:hAnsi="Times New Roman" w:cs="Times New Roman"/>
          <w:b/>
          <w:bCs/>
        </w:rPr>
        <w:t>Deepraj</w:t>
      </w:r>
      <w:proofErr w:type="spellEnd"/>
      <w:r w:rsidRPr="00A670AA">
        <w:rPr>
          <w:rFonts w:ascii="Times New Roman" w:eastAsia="Calibri" w:hAnsi="Times New Roman" w:cs="Times New Roman"/>
        </w:rPr>
        <w:t xml:space="preserve"> in security, and </w:t>
      </w:r>
      <w:r w:rsidRPr="00A670AA">
        <w:rPr>
          <w:rFonts w:ascii="Times New Roman" w:eastAsia="Calibri" w:hAnsi="Times New Roman" w:cs="Times New Roman"/>
          <w:b/>
          <w:bCs/>
        </w:rPr>
        <w:t>Mayank</w:t>
      </w:r>
      <w:r w:rsidRPr="00A670AA">
        <w:rPr>
          <w:rFonts w:ascii="Times New Roman" w:eastAsia="Calibri" w:hAnsi="Times New Roman" w:cs="Times New Roman"/>
        </w:rPr>
        <w:t xml:space="preserve"> in frontend development.</w:t>
      </w:r>
    </w:p>
    <w:p w14:paraId="5D5EF2F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1E9CD95C"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system’s eight modules, including </w:t>
      </w:r>
      <w:r w:rsidRPr="00A670AA">
        <w:rPr>
          <w:rFonts w:ascii="Times New Roman" w:eastAsia="Calibri" w:hAnsi="Times New Roman" w:cs="Times New Roman"/>
          <w:b/>
          <w:bCs/>
        </w:rPr>
        <w:t>QR Code Integration</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AI Recommendations</w:t>
      </w:r>
      <w:r w:rsidRPr="00A670AA">
        <w:rPr>
          <w:rFonts w:ascii="Times New Roman" w:eastAsia="Calibri" w:hAnsi="Times New Roman" w:cs="Times New Roman"/>
        </w:rPr>
        <w:t xml:space="preserve">, were technically viable using </w:t>
      </w:r>
      <w:r w:rsidRPr="00A670AA">
        <w:rPr>
          <w:rFonts w:ascii="Times New Roman" w:eastAsia="Calibri" w:hAnsi="Times New Roman" w:cs="Times New Roman"/>
          <w:b/>
          <w:bCs/>
        </w:rPr>
        <w:t>Socket.io</w:t>
      </w:r>
      <w:r w:rsidRPr="00A670AA">
        <w:rPr>
          <w:rFonts w:ascii="Times New Roman" w:eastAsia="Calibri" w:hAnsi="Times New Roman" w:cs="Times New Roman"/>
        </w:rPr>
        <w:t xml:space="preserve"> for real-time updates, </w:t>
      </w:r>
      <w:r w:rsidRPr="00A670AA">
        <w:rPr>
          <w:rFonts w:ascii="Times New Roman" w:eastAsia="Calibri" w:hAnsi="Times New Roman" w:cs="Times New Roman"/>
          <w:b/>
          <w:bCs/>
        </w:rPr>
        <w:t>TensorFlow.js</w:t>
      </w:r>
      <w:r w:rsidRPr="00A670AA">
        <w:rPr>
          <w:rFonts w:ascii="Times New Roman" w:eastAsia="Calibri" w:hAnsi="Times New Roman" w:cs="Times New Roman"/>
        </w:rPr>
        <w:t xml:space="preserve"> for AI, and </w:t>
      </w:r>
      <w:r w:rsidRPr="00A670AA">
        <w:rPr>
          <w:rFonts w:ascii="Times New Roman" w:eastAsia="Calibri" w:hAnsi="Times New Roman" w:cs="Times New Roman"/>
          <w:b/>
          <w:bCs/>
        </w:rPr>
        <w:t>Workbox</w:t>
      </w:r>
      <w:r w:rsidRPr="00A670AA">
        <w:rPr>
          <w:rFonts w:ascii="Times New Roman" w:eastAsia="Calibri" w:hAnsi="Times New Roman" w:cs="Times New Roman"/>
        </w:rPr>
        <w:t xml:space="preserve"> for a </w:t>
      </w:r>
      <w:r w:rsidRPr="00A670AA">
        <w:rPr>
          <w:rFonts w:ascii="Times New Roman" w:eastAsia="Calibri" w:hAnsi="Times New Roman" w:cs="Times New Roman"/>
          <w:b/>
          <w:bCs/>
        </w:rPr>
        <w:t>Progressive Web App (PWA)</w:t>
      </w:r>
      <w:r w:rsidRPr="00A670AA">
        <w:rPr>
          <w:rFonts w:ascii="Times New Roman" w:eastAsia="Calibri" w:hAnsi="Times New Roman" w:cs="Times New Roman"/>
        </w:rPr>
        <w:t xml:space="preserve">. </w:t>
      </w:r>
      <w:r w:rsidRPr="00A670AA">
        <w:rPr>
          <w:rFonts w:ascii="Times New Roman" w:eastAsia="Calibri" w:hAnsi="Times New Roman" w:cs="Times New Roman"/>
          <w:b/>
          <w:bCs/>
        </w:rPr>
        <w:t>MongoDB Atlas’s</w:t>
      </w:r>
      <w:r w:rsidRPr="00A670AA">
        <w:rPr>
          <w:rFonts w:ascii="Times New Roman" w:eastAsia="Calibri" w:hAnsi="Times New Roman" w:cs="Times New Roman"/>
        </w:rPr>
        <w:t xml:space="preserve"> 512 MB storage required lean schemas, achievable with </w:t>
      </w:r>
      <w:r w:rsidRPr="00A670AA">
        <w:rPr>
          <w:rFonts w:ascii="Times New Roman" w:eastAsia="Calibri" w:hAnsi="Times New Roman" w:cs="Times New Roman"/>
          <w:b/>
          <w:bCs/>
        </w:rPr>
        <w:t>Kishan’s</w:t>
      </w:r>
      <w:r w:rsidRPr="00A670AA">
        <w:rPr>
          <w:rFonts w:ascii="Times New Roman" w:eastAsia="Calibri" w:hAnsi="Times New Roman" w:cs="Times New Roman"/>
        </w:rPr>
        <w:t xml:space="preserve"> indexing strategies. </w:t>
      </w:r>
      <w:r w:rsidRPr="00A670AA">
        <w:rPr>
          <w:rFonts w:ascii="Times New Roman" w:eastAsia="Calibri" w:hAnsi="Times New Roman" w:cs="Times New Roman"/>
          <w:b/>
          <w:bCs/>
        </w:rPr>
        <w:t>Render’s</w:t>
      </w:r>
      <w:r w:rsidRPr="00A670AA">
        <w:rPr>
          <w:rFonts w:ascii="Times New Roman" w:eastAsia="Calibri" w:hAnsi="Times New Roman" w:cs="Times New Roman"/>
        </w:rPr>
        <w:t xml:space="preserve"> 512 MB RAM limit was addressed with lightweight middleware, and a </w:t>
      </w:r>
      <w:proofErr w:type="spellStart"/>
      <w:r w:rsidRPr="00A670AA">
        <w:rPr>
          <w:rFonts w:ascii="Times New Roman" w:eastAsia="Calibri" w:hAnsi="Times New Roman" w:cs="Times New Roman"/>
        </w:rPr>
        <w:t>cron</w:t>
      </w:r>
      <w:proofErr w:type="spellEnd"/>
      <w:r w:rsidRPr="00A670AA">
        <w:rPr>
          <w:rFonts w:ascii="Times New Roman" w:eastAsia="Calibri" w:hAnsi="Times New Roman" w:cs="Times New Roman"/>
        </w:rPr>
        <w:t xml:space="preserve"> job prevented sleep mode delays. </w:t>
      </w:r>
      <w:proofErr w:type="spellStart"/>
      <w:r w:rsidRPr="00A670AA">
        <w:rPr>
          <w:rFonts w:ascii="Times New Roman" w:eastAsia="Calibri" w:hAnsi="Times New Roman" w:cs="Times New Roman"/>
          <w:b/>
          <w:bCs/>
        </w:rPr>
        <w:t>Deepraj</w:t>
      </w:r>
      <w:proofErr w:type="spellEnd"/>
      <w:r w:rsidRPr="00A670AA">
        <w:rPr>
          <w:rFonts w:ascii="Times New Roman" w:eastAsia="Calibri" w:hAnsi="Times New Roman" w:cs="Times New Roman"/>
        </w:rPr>
        <w:t xml:space="preserve"> ensured security with </w:t>
      </w:r>
      <w:r w:rsidRPr="00A670AA">
        <w:rPr>
          <w:rFonts w:ascii="Times New Roman" w:eastAsia="Calibri" w:hAnsi="Times New Roman" w:cs="Times New Roman"/>
          <w:b/>
          <w:bCs/>
        </w:rPr>
        <w:t>JWT</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TLS</w:t>
      </w:r>
      <w:r w:rsidRPr="00A670AA">
        <w:rPr>
          <w:rFonts w:ascii="Times New Roman" w:eastAsia="Calibri" w:hAnsi="Times New Roman" w:cs="Times New Roman"/>
        </w:rPr>
        <w:t>, leveraging standard libraries.</w:t>
      </w:r>
    </w:p>
    <w:p w14:paraId="024B6529"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17474F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Our team’s access to development tools, like VS Code and Git, and online documentation for </w:t>
      </w:r>
      <w:r w:rsidRPr="00A670AA">
        <w:rPr>
          <w:rFonts w:ascii="Times New Roman" w:eastAsia="Calibri" w:hAnsi="Times New Roman" w:cs="Times New Roman"/>
          <w:b/>
          <w:bCs/>
        </w:rPr>
        <w:t>MERN</w:t>
      </w:r>
      <w:r w:rsidRPr="00A670AA">
        <w:rPr>
          <w:rFonts w:ascii="Times New Roman" w:eastAsia="Calibri" w:hAnsi="Times New Roman" w:cs="Times New Roman"/>
        </w:rPr>
        <w:t xml:space="preserve"> and AI libraries, supported rapid development. The system’s scalability for 1000 users was feasible by optimizing API response times to under 200ms and database queries to under 100ms. These technical choices ensured a reliable platform for community events.</w:t>
      </w:r>
    </w:p>
    <w:p w14:paraId="0BB8F65E"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51D02035"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analysis confirmed that the project was technically achievable within our resources and timeline, demonstrating our capabilities for our degree program. The system’s design leverages mature technologies to deliver innovative features without cost barriers.</w:t>
      </w:r>
    </w:p>
    <w:p w14:paraId="3870639A" w14:textId="77777777" w:rsidR="00A670AA" w:rsidRPr="00A670AA" w:rsidRDefault="00A670AA" w:rsidP="00A670AA">
      <w:pPr>
        <w:spacing w:before="24" w:after="24" w:line="276" w:lineRule="auto"/>
        <w:ind w:firstLine="630"/>
        <w:rPr>
          <w:rFonts w:ascii="Times New Roman" w:eastAsia="Calibri" w:hAnsi="Times New Roman" w:cs="Times New Roman"/>
        </w:rPr>
      </w:pPr>
    </w:p>
    <w:p w14:paraId="4AA9D653"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708FFDA6" w14:textId="77777777" w:rsidR="00A670AA" w:rsidRPr="00A670AA" w:rsidRDefault="00A670AA" w:rsidP="00A670AA">
      <w:pPr>
        <w:spacing w:before="24" w:after="24" w:line="276" w:lineRule="auto"/>
        <w:ind w:firstLine="630"/>
        <w:rPr>
          <w:rFonts w:ascii="Times New Roman" w:eastAsia="Calibri" w:hAnsi="Times New Roman" w:cs="Times New Roman"/>
          <w:b/>
          <w:bCs/>
        </w:rPr>
      </w:pPr>
    </w:p>
    <w:p w14:paraId="5F02BECA"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r w:rsidRPr="00A670AA">
        <w:rPr>
          <w:rFonts w:ascii="Times New Roman" w:eastAsia="Calibri" w:hAnsi="Times New Roman" w:cs="Times New Roman"/>
          <w:b/>
          <w:bCs/>
        </w:rPr>
        <w:t>2.2 Operational Feasibility</w:t>
      </w:r>
    </w:p>
    <w:p w14:paraId="075E4465"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46729794" w14:textId="77777777" w:rsidR="00A670AA" w:rsidRPr="00A670AA" w:rsidRDefault="00A670AA" w:rsidP="00A670AA">
      <w:pPr>
        <w:spacing w:before="24" w:after="24" w:line="276" w:lineRule="auto"/>
        <w:ind w:firstLine="630"/>
        <w:jc w:val="both"/>
        <w:rPr>
          <w:rFonts w:ascii="Times New Roman" w:eastAsia="Calibri" w:hAnsi="Times New Roman" w:cs="Times New Roman"/>
          <w:b/>
          <w:bCs/>
        </w:rPr>
      </w:pPr>
    </w:p>
    <w:p w14:paraId="352DEE2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Operational feasibility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focused on ensuring the platform meets user needs and integrates smoothly into event management workflows.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the system is designed for organizers, attendees, and admins, offering an intuitive interface for small to medium events like community meetups. Its </w:t>
      </w:r>
      <w:r w:rsidRPr="00A670AA">
        <w:rPr>
          <w:rFonts w:ascii="Times New Roman" w:hAnsi="Times New Roman" w:cs="Times New Roman"/>
          <w:b/>
          <w:bCs/>
        </w:rPr>
        <w:t>React</w:t>
      </w:r>
      <w:r w:rsidRPr="00A670AA">
        <w:rPr>
          <w:rFonts w:ascii="Times New Roman" w:hAnsi="Times New Roman" w:cs="Times New Roman"/>
        </w:rPr>
        <w:t xml:space="preserve"> frontend, built by </w:t>
      </w:r>
      <w:r w:rsidRPr="00A670AA">
        <w:rPr>
          <w:rFonts w:ascii="Times New Roman" w:hAnsi="Times New Roman" w:cs="Times New Roman"/>
          <w:b/>
          <w:bCs/>
        </w:rPr>
        <w:t>Mayank</w:t>
      </w:r>
      <w:r w:rsidRPr="00A670AA">
        <w:rPr>
          <w:rFonts w:ascii="Times New Roman" w:hAnsi="Times New Roman" w:cs="Times New Roman"/>
        </w:rPr>
        <w:t xml:space="preserve">, uses </w:t>
      </w:r>
      <w:r w:rsidRPr="00A670AA">
        <w:rPr>
          <w:rFonts w:ascii="Times New Roman" w:hAnsi="Times New Roman" w:cs="Times New Roman"/>
          <w:b/>
          <w:bCs/>
        </w:rPr>
        <w:t>CSS Grid</w:t>
      </w:r>
      <w:r w:rsidRPr="00A670AA">
        <w:rPr>
          <w:rFonts w:ascii="Times New Roman" w:hAnsi="Times New Roman" w:cs="Times New Roman"/>
        </w:rPr>
        <w:t xml:space="preserve"> for accessibility, requiring minimal training for users familiar with web browsers.</w:t>
      </w:r>
    </w:p>
    <w:p w14:paraId="3E15D21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6289ABC"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The system’s features, such as </w:t>
      </w:r>
      <w:r w:rsidRPr="00A670AA">
        <w:rPr>
          <w:rFonts w:ascii="Times New Roman" w:eastAsia="Calibri" w:hAnsi="Times New Roman" w:cs="Times New Roman"/>
          <w:b/>
          <w:bCs/>
        </w:rPr>
        <w:t>QR code check-ins</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real-time updates</w:t>
      </w:r>
      <w:r w:rsidRPr="00A670AA">
        <w:rPr>
          <w:rFonts w:ascii="Times New Roman" w:eastAsia="Calibri" w:hAnsi="Times New Roman" w:cs="Times New Roman"/>
        </w:rPr>
        <w:t xml:space="preserve"> via Socket.io, align with common event management tasks, replacing manual processes like paper ticketing. Organizers can create events and scan </w:t>
      </w:r>
      <w:r w:rsidRPr="00A670AA">
        <w:rPr>
          <w:rFonts w:ascii="Times New Roman" w:eastAsia="Calibri" w:hAnsi="Times New Roman" w:cs="Times New Roman"/>
          <w:b/>
          <w:bCs/>
        </w:rPr>
        <w:t>QR codes</w:t>
      </w:r>
      <w:r w:rsidRPr="00A670AA">
        <w:rPr>
          <w:rFonts w:ascii="Times New Roman" w:eastAsia="Calibri" w:hAnsi="Times New Roman" w:cs="Times New Roman"/>
        </w:rPr>
        <w:t xml:space="preserve"> using smartphones, while admins manage operations through </w:t>
      </w:r>
      <w:r w:rsidRPr="00A670AA">
        <w:rPr>
          <w:rFonts w:ascii="Times New Roman" w:eastAsia="Calibri" w:hAnsi="Times New Roman" w:cs="Times New Roman"/>
          <w:b/>
          <w:bCs/>
        </w:rPr>
        <w:t>role-based access</w:t>
      </w:r>
      <w:r w:rsidRPr="00A670AA">
        <w:rPr>
          <w:rFonts w:ascii="Times New Roman" w:eastAsia="Calibri" w:hAnsi="Times New Roman" w:cs="Times New Roman"/>
        </w:rPr>
        <w:t xml:space="preserve"> secured by </w:t>
      </w:r>
      <w:r w:rsidRPr="00A670AA">
        <w:rPr>
          <w:rFonts w:ascii="Times New Roman" w:eastAsia="Calibri" w:hAnsi="Times New Roman" w:cs="Times New Roman"/>
          <w:b/>
          <w:bCs/>
        </w:rPr>
        <w:t>JWT</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TLS</w:t>
      </w:r>
      <w:r w:rsidRPr="00A670AA">
        <w:rPr>
          <w:rFonts w:ascii="Times New Roman" w:eastAsia="Calibri" w:hAnsi="Times New Roman" w:cs="Times New Roman"/>
        </w:rPr>
        <w:t xml:space="preserve">. The </w:t>
      </w:r>
      <w:r w:rsidRPr="00A670AA">
        <w:rPr>
          <w:rFonts w:ascii="Times New Roman" w:eastAsia="Calibri" w:hAnsi="Times New Roman" w:cs="Times New Roman"/>
          <w:b/>
          <w:bCs/>
        </w:rPr>
        <w:t>Progressive Web App (PWA)</w:t>
      </w:r>
      <w:r w:rsidRPr="00A670AA">
        <w:rPr>
          <w:rFonts w:ascii="Times New Roman" w:eastAsia="Calibri" w:hAnsi="Times New Roman" w:cs="Times New Roman"/>
        </w:rPr>
        <w:t xml:space="preserve"> ensures functionality in low-connectivity areas, enhancing usability for diverse environments.</w:t>
      </w:r>
    </w:p>
    <w:p w14:paraId="3EC4FFD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26983B11"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 xml:space="preserve">Hosted on </w:t>
      </w:r>
      <w:proofErr w:type="spellStart"/>
      <w:r w:rsidRPr="00A670AA">
        <w:rPr>
          <w:rFonts w:ascii="Times New Roman" w:eastAsia="Calibri" w:hAnsi="Times New Roman" w:cs="Times New Roman"/>
          <w:b/>
          <w:bCs/>
        </w:rPr>
        <w:t>Vercel</w:t>
      </w:r>
      <w:proofErr w:type="spellEnd"/>
      <w:r w:rsidRPr="00A670AA">
        <w:rPr>
          <w:rFonts w:ascii="Times New Roman" w:eastAsia="Calibri" w:hAnsi="Times New Roman" w:cs="Times New Roman"/>
        </w:rPr>
        <w:t xml:space="preserve">, </w:t>
      </w:r>
      <w:r w:rsidRPr="00A670AA">
        <w:rPr>
          <w:rFonts w:ascii="Times New Roman" w:eastAsia="Calibri" w:hAnsi="Times New Roman" w:cs="Times New Roman"/>
          <w:b/>
          <w:bCs/>
        </w:rPr>
        <w:t>Render</w:t>
      </w:r>
      <w:r w:rsidRPr="00A670AA">
        <w:rPr>
          <w:rFonts w:ascii="Times New Roman" w:eastAsia="Calibri" w:hAnsi="Times New Roman" w:cs="Times New Roman"/>
        </w:rPr>
        <w:t xml:space="preserve">, and </w:t>
      </w:r>
      <w:r w:rsidRPr="00A670AA">
        <w:rPr>
          <w:rFonts w:ascii="Times New Roman" w:eastAsia="Calibri" w:hAnsi="Times New Roman" w:cs="Times New Roman"/>
          <w:b/>
          <w:bCs/>
        </w:rPr>
        <w:t>MongoDB Atlas</w:t>
      </w:r>
      <w:r w:rsidRPr="00A670AA">
        <w:rPr>
          <w:rFonts w:ascii="Times New Roman" w:eastAsia="Calibri" w:hAnsi="Times New Roman" w:cs="Times New Roman"/>
        </w:rPr>
        <w:t xml:space="preserve">, the system requires no local infrastructure, reducing setup complexity.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backend APIs and </w:t>
      </w:r>
      <w:r w:rsidRPr="00A670AA">
        <w:rPr>
          <w:rFonts w:ascii="Times New Roman" w:eastAsia="Calibri" w:hAnsi="Times New Roman" w:cs="Times New Roman"/>
          <w:b/>
          <w:bCs/>
        </w:rPr>
        <w:t>Kishan’s</w:t>
      </w:r>
      <w:r w:rsidRPr="00A670AA">
        <w:rPr>
          <w:rFonts w:ascii="Times New Roman" w:eastAsia="Calibri" w:hAnsi="Times New Roman" w:cs="Times New Roman"/>
        </w:rPr>
        <w:t xml:space="preserve"> database design ensure reliable performance, with queries optimized for speed. Maintenance involves monitoring free-tier limits, manageable with automated scripts. The system’s modular design, with eight modules, supports easy updates.</w:t>
      </w:r>
    </w:p>
    <w:p w14:paraId="391ED218"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p>
    <w:p w14:paraId="6E6EB12B" w14:textId="77777777" w:rsidR="00A670AA" w:rsidRPr="00A670AA" w:rsidRDefault="00A670AA" w:rsidP="00A670AA">
      <w:pPr>
        <w:spacing w:before="24" w:after="24" w:line="276" w:lineRule="auto"/>
        <w:ind w:firstLine="630"/>
        <w:jc w:val="both"/>
        <w:rPr>
          <w:rFonts w:ascii="Times New Roman" w:eastAsia="Calibri" w:hAnsi="Times New Roman" w:cs="Times New Roman"/>
        </w:rPr>
      </w:pPr>
      <w:r w:rsidRPr="00A670AA">
        <w:rPr>
          <w:rFonts w:ascii="Times New Roman" w:eastAsia="Calibri" w:hAnsi="Times New Roman" w:cs="Times New Roman"/>
        </w:rPr>
        <w:t>This operational alignment makes the system practical for community events, demonstrating its value for our degree program. It offers a user-friendly, efficient solution that fits seamlessly into existing event management practices, ready for real-world use.</w:t>
      </w:r>
    </w:p>
    <w:p w14:paraId="278F9F48"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4BDE4CE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A39C351"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2.3 Economic Feasibility</w:t>
      </w:r>
    </w:p>
    <w:p w14:paraId="0506BC24" w14:textId="77777777" w:rsidR="00A670AA" w:rsidRPr="00A670AA" w:rsidRDefault="00A670AA" w:rsidP="00A670AA">
      <w:pPr>
        <w:spacing w:before="24" w:after="24" w:line="276" w:lineRule="auto"/>
        <w:rPr>
          <w:rFonts w:ascii="Times New Roman" w:eastAsia="Calibri" w:hAnsi="Times New Roman" w:cs="Times New Roman"/>
          <w:b/>
          <w:bCs/>
        </w:rPr>
      </w:pPr>
    </w:p>
    <w:p w14:paraId="6E6C7004" w14:textId="77777777" w:rsidR="00A670AA" w:rsidRPr="00A670AA" w:rsidRDefault="00A670AA" w:rsidP="00A670AA">
      <w:pPr>
        <w:spacing w:before="24" w:after="24" w:line="276" w:lineRule="auto"/>
        <w:rPr>
          <w:rFonts w:ascii="Times New Roman" w:eastAsia="Calibri" w:hAnsi="Times New Roman" w:cs="Times New Roman"/>
          <w:b/>
          <w:bCs/>
        </w:rPr>
      </w:pPr>
    </w:p>
    <w:p w14:paraId="5112397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Economic feasibility was a cornerstone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as we aimed to create a cost-free platform for small event organizers. By using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we eliminated hosting expenses, leveraging their free tiers to support up to 1000 users. This approach makes the system accessible for organizers who can’t afford paid platforms like Eventbrite.</w:t>
      </w:r>
    </w:p>
    <w:p w14:paraId="43339FB6" w14:textId="77777777" w:rsidR="00A670AA" w:rsidRPr="00A670AA" w:rsidRDefault="00A670AA" w:rsidP="00A670AA">
      <w:pPr>
        <w:spacing w:before="24" w:after="24" w:line="276" w:lineRule="auto"/>
        <w:ind w:firstLine="630"/>
        <w:jc w:val="both"/>
        <w:rPr>
          <w:rFonts w:ascii="Times New Roman" w:hAnsi="Times New Roman" w:cs="Times New Roman"/>
        </w:rPr>
      </w:pPr>
    </w:p>
    <w:p w14:paraId="2E82F14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Development costs were minimal, relying on open-source tools like the </w:t>
      </w:r>
      <w:r w:rsidRPr="00A670AA">
        <w:rPr>
          <w:rFonts w:ascii="Times New Roman" w:hAnsi="Times New Roman" w:cs="Times New Roman"/>
          <w:b/>
          <w:bCs/>
        </w:rPr>
        <w:t>MERN stack</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and free development environments like VS Code. Our team’s time, managed by </w:t>
      </w:r>
      <w:r w:rsidRPr="00A670AA">
        <w:rPr>
          <w:rFonts w:ascii="Times New Roman" w:hAnsi="Times New Roman" w:cs="Times New Roman"/>
          <w:b/>
          <w:bCs/>
        </w:rPr>
        <w:t>Ishu</w:t>
      </w:r>
      <w:r w:rsidRPr="00A670AA">
        <w:rPr>
          <w:rFonts w:ascii="Times New Roman" w:hAnsi="Times New Roman" w:cs="Times New Roman"/>
        </w:rPr>
        <w:t xml:space="preserve">, was the primary resource, with no external funding needed. Maintenance involves monitoring </w:t>
      </w:r>
      <w:r w:rsidRPr="00A670AA">
        <w:rPr>
          <w:rFonts w:ascii="Times New Roman" w:hAnsi="Times New Roman" w:cs="Times New Roman"/>
          <w:b/>
          <w:bCs/>
        </w:rPr>
        <w:t>Render’s</w:t>
      </w:r>
      <w:r w:rsidRPr="00A670AA">
        <w:rPr>
          <w:rFonts w:ascii="Times New Roman" w:hAnsi="Times New Roman" w:cs="Times New Roman"/>
        </w:rPr>
        <w:t xml:space="preserve"> sleep mode and </w:t>
      </w:r>
      <w:r w:rsidRPr="00A670AA">
        <w:rPr>
          <w:rFonts w:ascii="Times New Roman" w:hAnsi="Times New Roman" w:cs="Times New Roman"/>
          <w:b/>
          <w:bCs/>
        </w:rPr>
        <w:t>MongoDB Atlas’s</w:t>
      </w:r>
      <w:r w:rsidRPr="00A670AA">
        <w:rPr>
          <w:rFonts w:ascii="Times New Roman" w:hAnsi="Times New Roman" w:cs="Times New Roman"/>
        </w:rPr>
        <w:t xml:space="preserve"> 512 MB storage, handled by automated scripts and </w:t>
      </w:r>
      <w:r w:rsidRPr="00A670AA">
        <w:rPr>
          <w:rFonts w:ascii="Times New Roman" w:hAnsi="Times New Roman" w:cs="Times New Roman"/>
          <w:b/>
          <w:bCs/>
        </w:rPr>
        <w:t>Kishan’s</w:t>
      </w:r>
      <w:r w:rsidRPr="00A670AA">
        <w:rPr>
          <w:rFonts w:ascii="Times New Roman" w:hAnsi="Times New Roman" w:cs="Times New Roman"/>
        </w:rPr>
        <w:t xml:space="preserve"> optimized schemas, keeping ongoing costs at zero.</w:t>
      </w:r>
    </w:p>
    <w:p w14:paraId="706EA9F9" w14:textId="77777777" w:rsidR="00A670AA" w:rsidRPr="00A670AA" w:rsidRDefault="00A670AA" w:rsidP="00A670AA">
      <w:pPr>
        <w:spacing w:before="24" w:after="24" w:line="276" w:lineRule="auto"/>
        <w:ind w:firstLine="630"/>
        <w:jc w:val="both"/>
        <w:rPr>
          <w:rFonts w:ascii="Times New Roman" w:hAnsi="Times New Roman" w:cs="Times New Roman"/>
        </w:rPr>
      </w:pPr>
    </w:p>
    <w:p w14:paraId="607BA15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The system’s benefits—</w:t>
      </w:r>
      <w:r w:rsidRPr="00A670AA">
        <w:rPr>
          <w:rFonts w:ascii="Times New Roman" w:hAnsi="Times New Roman" w:cs="Times New Roman"/>
          <w:b/>
          <w:bCs/>
        </w:rPr>
        <w:t>QR code check-ins</w:t>
      </w:r>
      <w:r w:rsidRPr="00A670AA">
        <w:rPr>
          <w:rFonts w:ascii="Times New Roman" w:hAnsi="Times New Roman" w:cs="Times New Roman"/>
        </w:rPr>
        <w:t xml:space="preserve">, </w:t>
      </w:r>
      <w:r w:rsidRPr="00A670AA">
        <w:rPr>
          <w:rFonts w:ascii="Times New Roman" w:hAnsi="Times New Roman" w:cs="Times New Roman"/>
          <w:b/>
          <w:bCs/>
        </w:rPr>
        <w:t>real-time updates</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—offer significant value by reducing manual effort and errors compared to traditional methods. For organizers, the free platform lowers financial barriers, while attendees enjoy a streamlined experience, indirectly boosting event attendance. These savings justify the system’s development for community events.</w:t>
      </w:r>
    </w:p>
    <w:p w14:paraId="01E9E91E" w14:textId="77777777" w:rsidR="00A670AA" w:rsidRPr="00A670AA" w:rsidRDefault="00A670AA" w:rsidP="00A670AA">
      <w:pPr>
        <w:spacing w:before="24" w:after="24" w:line="276" w:lineRule="auto"/>
        <w:ind w:firstLine="630"/>
        <w:jc w:val="both"/>
        <w:rPr>
          <w:rFonts w:ascii="Times New Roman" w:hAnsi="Times New Roman" w:cs="Times New Roman"/>
        </w:rPr>
      </w:pPr>
    </w:p>
    <w:p w14:paraId="05A0DB3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cost-free model demonstrates our ability to deliver a high-value system for our degree program, aligning with the needs of budget-conscious organizers. The economic feasibility ensures the system’s sustainability and potential for future enhancements.</w:t>
      </w:r>
    </w:p>
    <w:p w14:paraId="0705E8F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kern w:val="0"/>
          <w:lang w:eastAsia="en-IN"/>
          <w14:ligatures w14:val="none"/>
        </w:rPr>
        <w:br w:type="page"/>
      </w:r>
    </w:p>
    <w:p w14:paraId="08C6B6AC" w14:textId="77777777" w:rsidR="00A670AA" w:rsidRPr="00A670AA" w:rsidRDefault="00A670AA" w:rsidP="00A670AA">
      <w:pPr>
        <w:spacing w:before="24" w:after="24" w:line="276" w:lineRule="auto"/>
        <w:rPr>
          <w:rFonts w:ascii="Times New Roman" w:eastAsia="Calibri" w:hAnsi="Times New Roman" w:cs="Times New Roman"/>
          <w:b/>
          <w:bCs/>
        </w:rPr>
      </w:pPr>
    </w:p>
    <w:p w14:paraId="4A5A8721"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t>2.4 Schedule Feasibility</w:t>
      </w:r>
    </w:p>
    <w:p w14:paraId="0DFEDB18" w14:textId="77777777" w:rsidR="00A670AA" w:rsidRPr="00A670AA" w:rsidRDefault="00A670AA" w:rsidP="00A670AA">
      <w:pPr>
        <w:spacing w:before="24" w:after="24" w:line="276" w:lineRule="auto"/>
        <w:ind w:firstLine="630"/>
        <w:jc w:val="both"/>
        <w:rPr>
          <w:rFonts w:ascii="Times New Roman" w:hAnsi="Times New Roman" w:cs="Times New Roman"/>
        </w:rPr>
      </w:pPr>
    </w:p>
    <w:p w14:paraId="0527D14F" w14:textId="77777777" w:rsidR="00A670AA" w:rsidRPr="00A670AA" w:rsidRDefault="00A670AA" w:rsidP="00A670AA">
      <w:pPr>
        <w:spacing w:before="24" w:after="24" w:line="276" w:lineRule="auto"/>
        <w:ind w:firstLine="630"/>
        <w:jc w:val="both"/>
        <w:rPr>
          <w:rFonts w:ascii="Times New Roman" w:hAnsi="Times New Roman" w:cs="Times New Roman"/>
        </w:rPr>
      </w:pPr>
    </w:p>
    <w:p w14:paraId="63956FE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Schedule feasibility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ensured we could complete the project within 2.5 months (10 weeks) under </w:t>
      </w:r>
      <w:r w:rsidRPr="00A670AA">
        <w:rPr>
          <w:rFonts w:ascii="Times New Roman" w:hAnsi="Times New Roman" w:cs="Times New Roman"/>
          <w:b/>
          <w:bCs/>
        </w:rPr>
        <w:t>Ishu’s</w:t>
      </w:r>
      <w:r w:rsidRPr="00A670AA">
        <w:rPr>
          <w:rFonts w:ascii="Times New Roman" w:hAnsi="Times New Roman" w:cs="Times New Roman"/>
        </w:rPr>
        <w:t xml:space="preserve"> leadership. The tight timeline required a structured plan to develop, test, and deploy the system, including all eight modules like </w:t>
      </w:r>
      <w:r w:rsidRPr="00A670AA">
        <w:rPr>
          <w:rFonts w:ascii="Times New Roman" w:hAnsi="Times New Roman" w:cs="Times New Roman"/>
          <w:b/>
          <w:bCs/>
        </w:rPr>
        <w:t>QR Code Integration</w:t>
      </w:r>
      <w:r w:rsidRPr="00A670AA">
        <w:rPr>
          <w:rFonts w:ascii="Times New Roman" w:hAnsi="Times New Roman" w:cs="Times New Roman"/>
        </w:rPr>
        <w:t xml:space="preserve"> and </w:t>
      </w:r>
      <w:r w:rsidRPr="00A670AA">
        <w:rPr>
          <w:rFonts w:ascii="Times New Roman" w:hAnsi="Times New Roman" w:cs="Times New Roman"/>
          <w:b/>
          <w:bCs/>
        </w:rPr>
        <w:t>AI Recommendation</w:t>
      </w:r>
      <w:r w:rsidRPr="00A670AA">
        <w:rPr>
          <w:rFonts w:ascii="Times New Roman" w:hAnsi="Times New Roman" w:cs="Times New Roman"/>
        </w:rPr>
        <w:t xml:space="preserve">. </w:t>
      </w:r>
      <w:r w:rsidRPr="00A670AA">
        <w:rPr>
          <w:rFonts w:ascii="Times New Roman" w:hAnsi="Times New Roman" w:cs="Times New Roman"/>
          <w:b/>
          <w:bCs/>
        </w:rPr>
        <w:t>Ishu’s</w:t>
      </w:r>
      <w:r w:rsidRPr="00A670AA">
        <w:rPr>
          <w:rFonts w:ascii="Times New Roman" w:hAnsi="Times New Roman" w:cs="Times New Roman"/>
        </w:rPr>
        <w:t xml:space="preserve"> coordination was key to aligning tasks across backend, database, security, and frontend development.</w:t>
      </w:r>
    </w:p>
    <w:p w14:paraId="76F2F790" w14:textId="77777777" w:rsidR="00A670AA" w:rsidRPr="00A670AA" w:rsidRDefault="00A670AA" w:rsidP="00A670AA">
      <w:pPr>
        <w:spacing w:before="24" w:after="24" w:line="276" w:lineRule="auto"/>
        <w:ind w:firstLine="630"/>
        <w:jc w:val="both"/>
        <w:rPr>
          <w:rFonts w:ascii="Times New Roman" w:hAnsi="Times New Roman" w:cs="Times New Roman"/>
        </w:rPr>
      </w:pPr>
    </w:p>
    <w:p w14:paraId="621038C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We allocated weeks 1-2 for planning, defining modules and designing </w:t>
      </w:r>
      <w:r w:rsidRPr="00A670AA">
        <w:rPr>
          <w:rFonts w:ascii="Times New Roman" w:hAnsi="Times New Roman" w:cs="Times New Roman"/>
          <w:b/>
          <w:bCs/>
        </w:rPr>
        <w:t>MongoDB</w:t>
      </w:r>
      <w:r w:rsidRPr="00A670AA">
        <w:rPr>
          <w:rFonts w:ascii="Times New Roman" w:hAnsi="Times New Roman" w:cs="Times New Roman"/>
        </w:rPr>
        <w:t xml:space="preserve"> schemas. Weeks 3-5 focused on development, with </w:t>
      </w:r>
      <w:r w:rsidRPr="00A670AA">
        <w:rPr>
          <w:rFonts w:ascii="Times New Roman" w:hAnsi="Times New Roman" w:cs="Times New Roman"/>
          <w:b/>
          <w:bCs/>
        </w:rPr>
        <w:t>Mayank</w:t>
      </w:r>
      <w:r w:rsidRPr="00A670AA">
        <w:rPr>
          <w:rFonts w:ascii="Times New Roman" w:hAnsi="Times New Roman" w:cs="Times New Roman"/>
        </w:rPr>
        <w:t xml:space="preserve"> building the </w:t>
      </w:r>
      <w:r w:rsidRPr="00A670AA">
        <w:rPr>
          <w:rFonts w:ascii="Times New Roman" w:hAnsi="Times New Roman" w:cs="Times New Roman"/>
          <w:b/>
          <w:bCs/>
        </w:rPr>
        <w:t>React</w:t>
      </w:r>
      <w:r w:rsidRPr="00A670AA">
        <w:rPr>
          <w:rFonts w:ascii="Times New Roman" w:hAnsi="Times New Roman" w:cs="Times New Roman"/>
        </w:rPr>
        <w:t xml:space="preserve"> frontend, </w:t>
      </w:r>
      <w:r w:rsidRPr="00A670AA">
        <w:rPr>
          <w:rFonts w:ascii="Times New Roman" w:hAnsi="Times New Roman" w:cs="Times New Roman"/>
          <w:b/>
          <w:bCs/>
        </w:rPr>
        <w:t>Ishu</w:t>
      </w:r>
      <w:r w:rsidRPr="00A670AA">
        <w:rPr>
          <w:rFonts w:ascii="Times New Roman" w:hAnsi="Times New Roman" w:cs="Times New Roman"/>
        </w:rPr>
        <w:t xml:space="preserve"> coding </w:t>
      </w:r>
      <w:r w:rsidRPr="00A670AA">
        <w:rPr>
          <w:rFonts w:ascii="Times New Roman" w:hAnsi="Times New Roman" w:cs="Times New Roman"/>
          <w:b/>
          <w:bCs/>
        </w:rPr>
        <w:t>Node.js</w:t>
      </w:r>
      <w:r w:rsidRPr="00A670AA">
        <w:rPr>
          <w:rFonts w:ascii="Times New Roman" w:hAnsi="Times New Roman" w:cs="Times New Roman"/>
        </w:rPr>
        <w:t xml:space="preserve"> APIs, </w:t>
      </w:r>
      <w:r w:rsidRPr="00A670AA">
        <w:rPr>
          <w:rFonts w:ascii="Times New Roman" w:hAnsi="Times New Roman" w:cs="Times New Roman"/>
          <w:b/>
          <w:bCs/>
        </w:rPr>
        <w:t>Kishan</w:t>
      </w:r>
      <w:r w:rsidRPr="00A670AA">
        <w:rPr>
          <w:rFonts w:ascii="Times New Roman" w:hAnsi="Times New Roman" w:cs="Times New Roman"/>
        </w:rPr>
        <w:t xml:space="preserve"> setting up the database, and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implementing </w:t>
      </w:r>
      <w:r w:rsidRPr="00A670AA">
        <w:rPr>
          <w:rFonts w:ascii="Times New Roman" w:hAnsi="Times New Roman" w:cs="Times New Roman"/>
          <w:b/>
          <w:bCs/>
        </w:rPr>
        <w:t>JWT</w:t>
      </w:r>
      <w:r w:rsidRPr="00A670AA">
        <w:rPr>
          <w:rFonts w:ascii="Times New Roman" w:hAnsi="Times New Roman" w:cs="Times New Roman"/>
        </w:rPr>
        <w:t xml:space="preserve"> security. Weeks 6-7 integrated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for AI features, while weeks 8-9 involved </w:t>
      </w:r>
      <w:r w:rsidRPr="00A670AA">
        <w:rPr>
          <w:rFonts w:ascii="Times New Roman" w:hAnsi="Times New Roman" w:cs="Times New Roman"/>
          <w:b/>
          <w:bCs/>
        </w:rPr>
        <w:t>Jest</w:t>
      </w:r>
      <w:r w:rsidRPr="00A670AA">
        <w:rPr>
          <w:rFonts w:ascii="Times New Roman" w:hAnsi="Times New Roman" w:cs="Times New Roman"/>
        </w:rPr>
        <w:t xml:space="preserve"> and </w:t>
      </w:r>
      <w:r w:rsidRPr="00A670AA">
        <w:rPr>
          <w:rFonts w:ascii="Times New Roman" w:hAnsi="Times New Roman" w:cs="Times New Roman"/>
          <w:b/>
          <w:bCs/>
        </w:rPr>
        <w:t>Cypress</w:t>
      </w:r>
      <w:r w:rsidRPr="00A670AA">
        <w:rPr>
          <w:rFonts w:ascii="Times New Roman" w:hAnsi="Times New Roman" w:cs="Times New Roman"/>
        </w:rPr>
        <w:t xml:space="preserve"> testing to ensure reliability.</w:t>
      </w:r>
    </w:p>
    <w:p w14:paraId="236053D0" w14:textId="77777777" w:rsidR="00A670AA" w:rsidRPr="00A670AA" w:rsidRDefault="00A670AA" w:rsidP="00A670AA">
      <w:pPr>
        <w:spacing w:before="24" w:after="24" w:line="276" w:lineRule="auto"/>
        <w:ind w:firstLine="630"/>
        <w:jc w:val="both"/>
        <w:rPr>
          <w:rFonts w:ascii="Times New Roman" w:hAnsi="Times New Roman" w:cs="Times New Roman"/>
        </w:rPr>
      </w:pPr>
    </w:p>
    <w:p w14:paraId="417C1AA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Deployment in weeks 9-10 targeted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and </w:t>
      </w:r>
      <w:r w:rsidRPr="00A670AA">
        <w:rPr>
          <w:rFonts w:ascii="Times New Roman" w:hAnsi="Times New Roman" w:cs="Times New Roman"/>
          <w:b/>
          <w:bCs/>
        </w:rPr>
        <w:t>Render</w:t>
      </w:r>
      <w:r w:rsidRPr="00A670AA">
        <w:rPr>
          <w:rFonts w:ascii="Times New Roman" w:hAnsi="Times New Roman" w:cs="Times New Roman"/>
        </w:rPr>
        <w:t xml:space="preserve">, with optimizations for </w:t>
      </w:r>
      <w:r w:rsidRPr="00A670AA">
        <w:rPr>
          <w:rFonts w:ascii="Times New Roman" w:hAnsi="Times New Roman" w:cs="Times New Roman"/>
          <w:b/>
          <w:bCs/>
        </w:rPr>
        <w:t>MongoDB Atlas’s</w:t>
      </w:r>
      <w:r w:rsidRPr="00A670AA">
        <w:rPr>
          <w:rFonts w:ascii="Times New Roman" w:hAnsi="Times New Roman" w:cs="Times New Roman"/>
        </w:rPr>
        <w:t xml:space="preserve"> 512 MB storage. Overlapping tasks and regular check-ins, led by </w:t>
      </w:r>
      <w:r w:rsidRPr="00A670AA">
        <w:rPr>
          <w:rFonts w:ascii="Times New Roman" w:hAnsi="Times New Roman" w:cs="Times New Roman"/>
          <w:b/>
          <w:bCs/>
        </w:rPr>
        <w:t>Ishu</w:t>
      </w:r>
      <w:r w:rsidRPr="00A670AA">
        <w:rPr>
          <w:rFonts w:ascii="Times New Roman" w:hAnsi="Times New Roman" w:cs="Times New Roman"/>
        </w:rPr>
        <w:t>, prevented delays. The timeline was ambitious but achievable, given our team’s skills and access to open-source tools.</w:t>
      </w:r>
    </w:p>
    <w:p w14:paraId="5116FBBD" w14:textId="77777777" w:rsidR="00A670AA" w:rsidRPr="00A670AA" w:rsidRDefault="00A670AA" w:rsidP="00A670AA">
      <w:pPr>
        <w:spacing w:before="24" w:after="24" w:line="276" w:lineRule="auto"/>
        <w:ind w:firstLine="630"/>
        <w:jc w:val="both"/>
        <w:rPr>
          <w:rFonts w:ascii="Times New Roman" w:hAnsi="Times New Roman" w:cs="Times New Roman"/>
        </w:rPr>
      </w:pPr>
    </w:p>
    <w:p w14:paraId="79C46CA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schedule feasibility confirms the project’s completion within the allotted time, showcasing our efficiency for our degree program. The system is a practical solution for community events, ready for evaluation and future growth.</w:t>
      </w:r>
    </w:p>
    <w:p w14:paraId="7F89518D"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520A9D69" w14:textId="77777777" w:rsidR="00A670AA" w:rsidRPr="00A670AA" w:rsidRDefault="00A670AA" w:rsidP="00A670AA">
      <w:pPr>
        <w:spacing w:before="24" w:after="24" w:line="276" w:lineRule="auto"/>
        <w:rPr>
          <w:rFonts w:ascii="Times New Roman" w:eastAsia="Calibri" w:hAnsi="Times New Roman" w:cs="Times New Roman"/>
          <w:b/>
          <w:bCs/>
        </w:rPr>
      </w:pPr>
    </w:p>
    <w:p w14:paraId="7C45A37A"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2.5 Resource Analysis</w:t>
      </w:r>
    </w:p>
    <w:p w14:paraId="169D7376" w14:textId="77777777" w:rsidR="00A670AA" w:rsidRPr="00A670AA" w:rsidRDefault="00A670AA" w:rsidP="00A670AA">
      <w:pPr>
        <w:spacing w:before="24" w:after="24" w:line="276" w:lineRule="auto"/>
        <w:rPr>
          <w:rFonts w:ascii="Times New Roman" w:eastAsia="Calibri" w:hAnsi="Times New Roman" w:cs="Times New Roman"/>
        </w:rPr>
      </w:pPr>
    </w:p>
    <w:p w14:paraId="31633E53" w14:textId="77777777" w:rsidR="00A670AA" w:rsidRPr="00A670AA" w:rsidRDefault="00A670AA" w:rsidP="00A670AA">
      <w:pPr>
        <w:spacing w:before="24" w:after="24" w:line="276" w:lineRule="auto"/>
        <w:ind w:firstLine="630"/>
        <w:jc w:val="both"/>
        <w:rPr>
          <w:rFonts w:ascii="Times New Roman" w:hAnsi="Times New Roman" w:cs="Times New Roman"/>
        </w:rPr>
      </w:pPr>
    </w:p>
    <w:p w14:paraId="475AC26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Resource analysis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ensured we had the tools, skills, and time to build the platform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Our team—</w:t>
      </w:r>
      <w:r w:rsidRPr="00A670AA">
        <w:rPr>
          <w:rFonts w:ascii="Times New Roman" w:hAnsi="Times New Roman" w:cs="Times New Roman"/>
          <w:b/>
          <w:bCs/>
        </w:rPr>
        <w:t>Ishu</w:t>
      </w:r>
      <w:r w:rsidRPr="00A670AA">
        <w:rPr>
          <w:rFonts w:ascii="Times New Roman" w:hAnsi="Times New Roman" w:cs="Times New Roman"/>
        </w:rPr>
        <w:t xml:space="preserve"> (Backend &amp; AI), </w:t>
      </w:r>
      <w:r w:rsidRPr="00A670AA">
        <w:rPr>
          <w:rFonts w:ascii="Times New Roman" w:hAnsi="Times New Roman" w:cs="Times New Roman"/>
          <w:b/>
          <w:bCs/>
        </w:rPr>
        <w:t>Kishan</w:t>
      </w:r>
      <w:r w:rsidRPr="00A670AA">
        <w:rPr>
          <w:rFonts w:ascii="Times New Roman" w:hAnsi="Times New Roman" w:cs="Times New Roman"/>
        </w:rPr>
        <w:t xml:space="preserve"> (Database),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(Security &amp; Testing), and </w:t>
      </w:r>
      <w:r w:rsidRPr="00A670AA">
        <w:rPr>
          <w:rFonts w:ascii="Times New Roman" w:hAnsi="Times New Roman" w:cs="Times New Roman"/>
          <w:b/>
          <w:bCs/>
        </w:rPr>
        <w:t>Mayank</w:t>
      </w:r>
      <w:r w:rsidRPr="00A670AA">
        <w:rPr>
          <w:rFonts w:ascii="Times New Roman" w:hAnsi="Times New Roman" w:cs="Times New Roman"/>
        </w:rPr>
        <w:t xml:space="preserve"> (Frontend)—brought complementary expertise in the </w:t>
      </w:r>
      <w:r w:rsidRPr="00A670AA">
        <w:rPr>
          <w:rFonts w:ascii="Times New Roman" w:hAnsi="Times New Roman" w:cs="Times New Roman"/>
          <w:b/>
          <w:bCs/>
        </w:rPr>
        <w:t>MERN stack</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sufficient for developing all eight modules. No external hiring was needed, keeping costs at zero.</w:t>
      </w:r>
    </w:p>
    <w:p w14:paraId="7FE1CC5A" w14:textId="77777777" w:rsidR="00A670AA" w:rsidRPr="00A670AA" w:rsidRDefault="00A670AA" w:rsidP="00A670AA">
      <w:pPr>
        <w:spacing w:before="24" w:after="24" w:line="276" w:lineRule="auto"/>
        <w:ind w:firstLine="630"/>
        <w:jc w:val="both"/>
        <w:rPr>
          <w:rFonts w:ascii="Times New Roman" w:hAnsi="Times New Roman" w:cs="Times New Roman"/>
        </w:rPr>
      </w:pPr>
    </w:p>
    <w:p w14:paraId="1469831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We used open-source tools like VS Code, Git, and Node.js, hosted for free on </w:t>
      </w:r>
      <w:proofErr w:type="spellStart"/>
      <w:r w:rsidRPr="00A670AA">
        <w:rPr>
          <w:rFonts w:ascii="Times New Roman" w:hAnsi="Times New Roman" w:cs="Times New Roman"/>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Development was done on personal laptops with 8 GB RAM, meeting the requirements for coding and testing. Online documentation for </w:t>
      </w:r>
      <w:r w:rsidRPr="00A670AA">
        <w:rPr>
          <w:rFonts w:ascii="Times New Roman" w:hAnsi="Times New Roman" w:cs="Times New Roman"/>
          <w:b/>
          <w:bCs/>
        </w:rPr>
        <w:t>Socket.io</w:t>
      </w:r>
      <w:r w:rsidRPr="00A670AA">
        <w:rPr>
          <w:rFonts w:ascii="Times New Roman" w:hAnsi="Times New Roman" w:cs="Times New Roman"/>
        </w:rPr>
        <w:t xml:space="preserve">, </w:t>
      </w:r>
      <w:r w:rsidRPr="00A670AA">
        <w:rPr>
          <w:rFonts w:ascii="Times New Roman" w:hAnsi="Times New Roman" w:cs="Times New Roman"/>
          <w:b/>
          <w:bCs/>
        </w:rPr>
        <w:t>Workbox</w:t>
      </w:r>
      <w:r w:rsidRPr="00A670AA">
        <w:rPr>
          <w:rFonts w:ascii="Times New Roman" w:hAnsi="Times New Roman" w:cs="Times New Roman"/>
        </w:rPr>
        <w:t xml:space="preserve">, and </w:t>
      </w:r>
      <w:r w:rsidRPr="00A670AA">
        <w:rPr>
          <w:rFonts w:ascii="Times New Roman" w:hAnsi="Times New Roman" w:cs="Times New Roman"/>
          <w:b/>
          <w:bCs/>
        </w:rPr>
        <w:t>Mongoose</w:t>
      </w:r>
      <w:r w:rsidRPr="00A670AA">
        <w:rPr>
          <w:rFonts w:ascii="Times New Roman" w:hAnsi="Times New Roman" w:cs="Times New Roman"/>
        </w:rPr>
        <w:t xml:space="preserve"> supported rapid learning and implementation.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testing tools, </w:t>
      </w:r>
      <w:r w:rsidRPr="00A670AA">
        <w:rPr>
          <w:rFonts w:ascii="Times New Roman" w:hAnsi="Times New Roman" w:cs="Times New Roman"/>
          <w:b/>
          <w:bCs/>
        </w:rPr>
        <w:t>Jest</w:t>
      </w:r>
      <w:r w:rsidRPr="00A670AA">
        <w:rPr>
          <w:rFonts w:ascii="Times New Roman" w:hAnsi="Times New Roman" w:cs="Times New Roman"/>
        </w:rPr>
        <w:t xml:space="preserve"> and </w:t>
      </w:r>
      <w:r w:rsidRPr="00A670AA">
        <w:rPr>
          <w:rFonts w:ascii="Times New Roman" w:hAnsi="Times New Roman" w:cs="Times New Roman"/>
          <w:b/>
          <w:bCs/>
        </w:rPr>
        <w:t>Cypress</w:t>
      </w:r>
      <w:r w:rsidRPr="00A670AA">
        <w:rPr>
          <w:rFonts w:ascii="Times New Roman" w:hAnsi="Times New Roman" w:cs="Times New Roman"/>
        </w:rPr>
        <w:t>, required no additional licenses.</w:t>
      </w:r>
    </w:p>
    <w:p w14:paraId="2ED706DD" w14:textId="77777777" w:rsidR="00A670AA" w:rsidRPr="00A670AA" w:rsidRDefault="00A670AA" w:rsidP="00A670AA">
      <w:pPr>
        <w:spacing w:before="24" w:after="24" w:line="276" w:lineRule="auto"/>
        <w:ind w:firstLine="630"/>
        <w:jc w:val="both"/>
        <w:rPr>
          <w:rFonts w:ascii="Times New Roman" w:hAnsi="Times New Roman" w:cs="Times New Roman"/>
        </w:rPr>
      </w:pPr>
    </w:p>
    <w:p w14:paraId="0A2F094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Time was the primary constraint, with 10 weeks to complete the project. </w:t>
      </w:r>
      <w:r w:rsidRPr="00A670AA">
        <w:rPr>
          <w:rFonts w:ascii="Times New Roman" w:hAnsi="Times New Roman" w:cs="Times New Roman"/>
          <w:b/>
          <w:bCs/>
        </w:rPr>
        <w:t>Ishu’s</w:t>
      </w:r>
      <w:r w:rsidRPr="00A670AA">
        <w:rPr>
          <w:rFonts w:ascii="Times New Roman" w:hAnsi="Times New Roman" w:cs="Times New Roman"/>
        </w:rPr>
        <w:t xml:space="preserve"> task allocation ensured efficient use of our 20-30 hours per week per member, </w:t>
      </w:r>
      <w:proofErr w:type="spellStart"/>
      <w:r w:rsidRPr="00A670AA">
        <w:rPr>
          <w:rFonts w:ascii="Times New Roman" w:hAnsi="Times New Roman" w:cs="Times New Roman"/>
        </w:rPr>
        <w:t>totaling</w:t>
      </w:r>
      <w:proofErr w:type="spellEnd"/>
      <w:r w:rsidRPr="00A670AA">
        <w:rPr>
          <w:rFonts w:ascii="Times New Roman" w:hAnsi="Times New Roman" w:cs="Times New Roman"/>
        </w:rPr>
        <w:t xml:space="preserve"> ~800 hours. The free hosting platforms’ limits—</w:t>
      </w:r>
      <w:r w:rsidRPr="00A670AA">
        <w:rPr>
          <w:rFonts w:ascii="Times New Roman" w:hAnsi="Times New Roman" w:cs="Times New Roman"/>
          <w:b/>
          <w:bCs/>
        </w:rPr>
        <w:t>Render’s</w:t>
      </w:r>
      <w:r w:rsidRPr="00A670AA">
        <w:rPr>
          <w:rFonts w:ascii="Times New Roman" w:hAnsi="Times New Roman" w:cs="Times New Roman"/>
        </w:rPr>
        <w:t xml:space="preserve"> 512 MB RAM and </w:t>
      </w:r>
      <w:r w:rsidRPr="00A670AA">
        <w:rPr>
          <w:rFonts w:ascii="Times New Roman" w:hAnsi="Times New Roman" w:cs="Times New Roman"/>
          <w:b/>
          <w:bCs/>
        </w:rPr>
        <w:t>Atlas’s</w:t>
      </w:r>
      <w:r w:rsidRPr="00A670AA">
        <w:rPr>
          <w:rFonts w:ascii="Times New Roman" w:hAnsi="Times New Roman" w:cs="Times New Roman"/>
        </w:rPr>
        <w:t xml:space="preserve"> 512 MB storage—were managed with optimizations like minified assets and lean queries. No physical infrastructure was required, as the system is cloud-based.</w:t>
      </w:r>
    </w:p>
    <w:p w14:paraId="4983BD16" w14:textId="77777777" w:rsidR="00A670AA" w:rsidRPr="00A670AA" w:rsidRDefault="00A670AA" w:rsidP="00A670AA">
      <w:pPr>
        <w:spacing w:before="24" w:after="24" w:line="276" w:lineRule="auto"/>
        <w:ind w:firstLine="630"/>
        <w:jc w:val="both"/>
        <w:rPr>
          <w:rFonts w:ascii="Times New Roman" w:hAnsi="Times New Roman" w:cs="Times New Roman"/>
        </w:rPr>
      </w:pPr>
    </w:p>
    <w:p w14:paraId="5DF9DC1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resource analysis confirms we had the necessary capabilities to deliver a robust system for community events, demonstrating our technical efficiency for our degree program. The project’s resource-light approach supports its sustainability and potential for future enhancements.</w:t>
      </w:r>
    </w:p>
    <w:p w14:paraId="557D5C29"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454569C2"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2F721A7"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2.6 Risk Assessment</w:t>
      </w:r>
    </w:p>
    <w:p w14:paraId="2DD2C5E8" w14:textId="77777777" w:rsidR="00A670AA" w:rsidRPr="00A670AA" w:rsidRDefault="00A670AA" w:rsidP="00A670AA">
      <w:pPr>
        <w:spacing w:before="24" w:after="24" w:line="276" w:lineRule="auto"/>
        <w:rPr>
          <w:rFonts w:ascii="Times New Roman" w:eastAsia="Calibri" w:hAnsi="Times New Roman" w:cs="Times New Roman"/>
        </w:rPr>
      </w:pPr>
    </w:p>
    <w:p w14:paraId="09FF1EA4" w14:textId="77777777" w:rsidR="00A670AA" w:rsidRPr="00A670AA" w:rsidRDefault="00A670AA" w:rsidP="00A670AA">
      <w:pPr>
        <w:spacing w:before="24" w:after="24" w:line="276" w:lineRule="auto"/>
        <w:rPr>
          <w:rFonts w:ascii="Times New Roman" w:eastAsia="Calibri" w:hAnsi="Times New Roman" w:cs="Times New Roman"/>
        </w:rPr>
      </w:pPr>
    </w:p>
    <w:p w14:paraId="1B47266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Building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involved identifying and mitigating risks to ensure a reliable platform. A primary risk was </w:t>
      </w:r>
      <w:r w:rsidRPr="00A670AA">
        <w:rPr>
          <w:rFonts w:ascii="Times New Roman" w:hAnsi="Times New Roman" w:cs="Times New Roman"/>
          <w:b/>
          <w:bCs/>
        </w:rPr>
        <w:t>free hosting limitations</w:t>
      </w:r>
      <w:r w:rsidRPr="00A670AA">
        <w:rPr>
          <w:rFonts w:ascii="Times New Roman" w:hAnsi="Times New Roman" w:cs="Times New Roman"/>
        </w:rPr>
        <w:t xml:space="preserve">: </w:t>
      </w:r>
      <w:r w:rsidRPr="00A670AA">
        <w:rPr>
          <w:rFonts w:ascii="Times New Roman" w:hAnsi="Times New Roman" w:cs="Times New Roman"/>
          <w:b/>
          <w:bCs/>
        </w:rPr>
        <w:t>Render’s</w:t>
      </w:r>
      <w:r w:rsidRPr="00A670AA">
        <w:rPr>
          <w:rFonts w:ascii="Times New Roman" w:hAnsi="Times New Roman" w:cs="Times New Roman"/>
        </w:rPr>
        <w:t xml:space="preserve"> 512 MB RAM could overload during peak usage, and </w:t>
      </w:r>
      <w:r w:rsidRPr="00A670AA">
        <w:rPr>
          <w:rFonts w:ascii="Times New Roman" w:hAnsi="Times New Roman" w:cs="Times New Roman"/>
          <w:b/>
          <w:bCs/>
        </w:rPr>
        <w:t>MongoDB Atlas’s</w:t>
      </w:r>
      <w:r w:rsidRPr="00A670AA">
        <w:rPr>
          <w:rFonts w:ascii="Times New Roman" w:hAnsi="Times New Roman" w:cs="Times New Roman"/>
        </w:rPr>
        <w:t xml:space="preserve"> 512 MB storage risked data overflow. We addressed these by optimizing APIs for low memory usage and designing lean schemas, with </w:t>
      </w:r>
      <w:r w:rsidRPr="00A670AA">
        <w:rPr>
          <w:rFonts w:ascii="Times New Roman" w:hAnsi="Times New Roman" w:cs="Times New Roman"/>
          <w:b/>
          <w:bCs/>
        </w:rPr>
        <w:t>Kishan</w:t>
      </w:r>
      <w:r w:rsidRPr="00A670AA">
        <w:rPr>
          <w:rFonts w:ascii="Times New Roman" w:hAnsi="Times New Roman" w:cs="Times New Roman"/>
        </w:rPr>
        <w:t xml:space="preserve"> indexing queries to stay under 100ms. </w:t>
      </w:r>
      <w:r w:rsidRPr="00A670AA">
        <w:rPr>
          <w:rFonts w:ascii="Times New Roman" w:hAnsi="Times New Roman" w:cs="Times New Roman"/>
          <w:b/>
          <w:bCs/>
        </w:rPr>
        <w:t>Render’s</w:t>
      </w:r>
      <w:r w:rsidRPr="00A670AA">
        <w:rPr>
          <w:rFonts w:ascii="Times New Roman" w:hAnsi="Times New Roman" w:cs="Times New Roman"/>
        </w:rPr>
        <w:t xml:space="preserve"> sleep mode, which delays </w:t>
      </w:r>
      <w:r w:rsidRPr="00A670AA">
        <w:rPr>
          <w:rFonts w:ascii="Times New Roman" w:hAnsi="Times New Roman" w:cs="Times New Roman"/>
          <w:b/>
          <w:bCs/>
        </w:rPr>
        <w:t>Socket.io</w:t>
      </w:r>
      <w:r w:rsidRPr="00A670AA">
        <w:rPr>
          <w:rFonts w:ascii="Times New Roman" w:hAnsi="Times New Roman" w:cs="Times New Roman"/>
        </w:rPr>
        <w:t xml:space="preserve"> updates, was countered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w:t>
      </w:r>
    </w:p>
    <w:p w14:paraId="13986F45" w14:textId="77777777" w:rsidR="00A670AA" w:rsidRPr="00A670AA" w:rsidRDefault="00A670AA" w:rsidP="00A670AA">
      <w:pPr>
        <w:spacing w:before="24" w:after="24" w:line="276" w:lineRule="auto"/>
        <w:ind w:firstLine="630"/>
        <w:jc w:val="both"/>
        <w:rPr>
          <w:rFonts w:ascii="Times New Roman" w:hAnsi="Times New Roman" w:cs="Times New Roman"/>
        </w:rPr>
      </w:pPr>
    </w:p>
    <w:p w14:paraId="59F1729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Another risk was the </w:t>
      </w:r>
      <w:r w:rsidRPr="00A670AA">
        <w:rPr>
          <w:rFonts w:ascii="Times New Roman" w:hAnsi="Times New Roman" w:cs="Times New Roman"/>
          <w:b/>
          <w:bCs/>
        </w:rPr>
        <w:t>tight timeline</w:t>
      </w:r>
      <w:r w:rsidRPr="00A670AA">
        <w:rPr>
          <w:rFonts w:ascii="Times New Roman" w:hAnsi="Times New Roman" w:cs="Times New Roman"/>
        </w:rPr>
        <w:t xml:space="preserve">, as integrating eight modules like </w:t>
      </w:r>
      <w:r w:rsidRPr="00A670AA">
        <w:rPr>
          <w:rFonts w:ascii="Times New Roman" w:hAnsi="Times New Roman" w:cs="Times New Roman"/>
          <w:b/>
          <w:bCs/>
        </w:rPr>
        <w:t>AI Recommendations</w:t>
      </w:r>
      <w:r w:rsidRPr="00A670AA">
        <w:rPr>
          <w:rFonts w:ascii="Times New Roman" w:hAnsi="Times New Roman" w:cs="Times New Roman"/>
        </w:rPr>
        <w:t xml:space="preserve"> and </w:t>
      </w:r>
      <w:r w:rsidRPr="00A670AA">
        <w:rPr>
          <w:rFonts w:ascii="Times New Roman" w:hAnsi="Times New Roman" w:cs="Times New Roman"/>
          <w:b/>
          <w:bCs/>
        </w:rPr>
        <w:t>QR Code Integration</w:t>
      </w:r>
      <w:r w:rsidRPr="00A670AA">
        <w:rPr>
          <w:rFonts w:ascii="Times New Roman" w:hAnsi="Times New Roman" w:cs="Times New Roman"/>
        </w:rPr>
        <w:t xml:space="preserve"> in 10 weeks could lead to delays. </w:t>
      </w:r>
      <w:r w:rsidRPr="00A670AA">
        <w:rPr>
          <w:rFonts w:ascii="Times New Roman" w:hAnsi="Times New Roman" w:cs="Times New Roman"/>
          <w:b/>
          <w:bCs/>
        </w:rPr>
        <w:t>Ishu</w:t>
      </w:r>
      <w:r w:rsidRPr="00A670AA">
        <w:rPr>
          <w:rFonts w:ascii="Times New Roman" w:hAnsi="Times New Roman" w:cs="Times New Roman"/>
        </w:rPr>
        <w:t xml:space="preserve"> mitigated this by overlapping development tasks and holding weekly check-ins, ensuring </w:t>
      </w:r>
      <w:r w:rsidRPr="00A670AA">
        <w:rPr>
          <w:rFonts w:ascii="Times New Roman" w:hAnsi="Times New Roman" w:cs="Times New Roman"/>
          <w:b/>
          <w:bCs/>
        </w:rPr>
        <w:t>Mayank’s</w:t>
      </w:r>
      <w:r w:rsidRPr="00A670AA">
        <w:rPr>
          <w:rFonts w:ascii="Times New Roman" w:hAnsi="Times New Roman" w:cs="Times New Roman"/>
        </w:rPr>
        <w:t xml:space="preserve"> frontend aligned with </w:t>
      </w:r>
      <w:r w:rsidRPr="00A670AA">
        <w:rPr>
          <w:rFonts w:ascii="Times New Roman" w:hAnsi="Times New Roman" w:cs="Times New Roman"/>
          <w:b/>
          <w:bCs/>
        </w:rPr>
        <w:t>Ishu’s</w:t>
      </w:r>
      <w:r w:rsidRPr="00A670AA">
        <w:rPr>
          <w:rFonts w:ascii="Times New Roman" w:hAnsi="Times New Roman" w:cs="Times New Roman"/>
        </w:rPr>
        <w:t xml:space="preserve"> backend APIs. Security vulnerabilities posed a third risk; misconfigured </w:t>
      </w:r>
      <w:r w:rsidRPr="00A670AA">
        <w:rPr>
          <w:rFonts w:ascii="Times New Roman" w:hAnsi="Times New Roman" w:cs="Times New Roman"/>
          <w:b/>
          <w:bCs/>
        </w:rPr>
        <w:t>JWT</w:t>
      </w:r>
      <w:r w:rsidRPr="00A670AA">
        <w:rPr>
          <w:rFonts w:ascii="Times New Roman" w:hAnsi="Times New Roman" w:cs="Times New Roman"/>
        </w:rPr>
        <w:t xml:space="preserve"> or </w:t>
      </w:r>
      <w:r w:rsidRPr="00A670AA">
        <w:rPr>
          <w:rFonts w:ascii="Times New Roman" w:hAnsi="Times New Roman" w:cs="Times New Roman"/>
          <w:b/>
          <w:bCs/>
        </w:rPr>
        <w:t>TLS</w:t>
      </w:r>
      <w:r w:rsidRPr="00A670AA">
        <w:rPr>
          <w:rFonts w:ascii="Times New Roman" w:hAnsi="Times New Roman" w:cs="Times New Roman"/>
        </w:rPr>
        <w:t xml:space="preserve"> could expose user data.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conducted rigorous </w:t>
      </w:r>
      <w:r w:rsidRPr="00A670AA">
        <w:rPr>
          <w:rFonts w:ascii="Times New Roman" w:hAnsi="Times New Roman" w:cs="Times New Roman"/>
          <w:b/>
          <w:bCs/>
        </w:rPr>
        <w:t>Jest</w:t>
      </w:r>
      <w:r w:rsidRPr="00A670AA">
        <w:rPr>
          <w:rFonts w:ascii="Times New Roman" w:hAnsi="Times New Roman" w:cs="Times New Roman"/>
        </w:rPr>
        <w:t xml:space="preserve"> tests to validate authentication flows.</w:t>
      </w:r>
    </w:p>
    <w:p w14:paraId="1EC62AD4" w14:textId="77777777" w:rsidR="00A670AA" w:rsidRPr="00A670AA" w:rsidRDefault="00A670AA" w:rsidP="00A670AA">
      <w:pPr>
        <w:spacing w:before="24" w:after="24" w:line="276" w:lineRule="auto"/>
        <w:ind w:firstLine="630"/>
        <w:jc w:val="both"/>
        <w:rPr>
          <w:rFonts w:ascii="Times New Roman" w:hAnsi="Times New Roman" w:cs="Times New Roman"/>
        </w:rPr>
      </w:pPr>
    </w:p>
    <w:p w14:paraId="3365D94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complexity of </w:t>
      </w:r>
      <w:r w:rsidRPr="00A670AA">
        <w:rPr>
          <w:rFonts w:ascii="Times New Roman" w:hAnsi="Times New Roman" w:cs="Times New Roman"/>
          <w:b/>
          <w:bCs/>
        </w:rPr>
        <w:t>AI features</w:t>
      </w:r>
      <w:r w:rsidRPr="00A670AA">
        <w:rPr>
          <w:rFonts w:ascii="Times New Roman" w:hAnsi="Times New Roman" w:cs="Times New Roman"/>
        </w:rPr>
        <w:t xml:space="preserve">, such as </w:t>
      </w:r>
      <w:r w:rsidRPr="00A670AA">
        <w:rPr>
          <w:rFonts w:ascii="Times New Roman" w:hAnsi="Times New Roman" w:cs="Times New Roman"/>
          <w:b/>
          <w:bCs/>
        </w:rPr>
        <w:t>TensorFlow.js</w:t>
      </w:r>
      <w:r w:rsidRPr="00A670AA">
        <w:rPr>
          <w:rFonts w:ascii="Times New Roman" w:hAnsi="Times New Roman" w:cs="Times New Roman"/>
        </w:rPr>
        <w:t xml:space="preserve"> recommendations, risked performance issues due to limited training time. </w:t>
      </w:r>
      <w:r w:rsidRPr="00A670AA">
        <w:rPr>
          <w:rFonts w:ascii="Times New Roman" w:hAnsi="Times New Roman" w:cs="Times New Roman"/>
          <w:b/>
          <w:bCs/>
        </w:rPr>
        <w:t>Ishu</w:t>
      </w:r>
      <w:r w:rsidRPr="00A670AA">
        <w:rPr>
          <w:rFonts w:ascii="Times New Roman" w:hAnsi="Times New Roman" w:cs="Times New Roman"/>
        </w:rPr>
        <w:t xml:space="preserve"> used lightweight models with synthetic data, achieving 85% recommendation accuracy. These mitigations ensured system stability for community events.</w:t>
      </w:r>
    </w:p>
    <w:p w14:paraId="654DB04A" w14:textId="77777777" w:rsidR="00A670AA" w:rsidRPr="00A670AA" w:rsidRDefault="00A670AA" w:rsidP="00A670AA">
      <w:pPr>
        <w:spacing w:before="24" w:after="24" w:line="276" w:lineRule="auto"/>
        <w:ind w:firstLine="630"/>
        <w:jc w:val="both"/>
        <w:rPr>
          <w:rFonts w:ascii="Times New Roman" w:hAnsi="Times New Roman" w:cs="Times New Roman"/>
        </w:rPr>
      </w:pPr>
    </w:p>
    <w:p w14:paraId="707100D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risk assessment strengthened our approach, demonstrating our problem-solving skills for our degree program. By addressing technical and schedule risks, we delivered a robust system ready for evaluation and future enhancements.</w:t>
      </w:r>
    </w:p>
    <w:p w14:paraId="3A3B1366" w14:textId="77777777" w:rsidR="00A670AA" w:rsidRPr="00A670AA" w:rsidRDefault="00A670AA" w:rsidP="00A670AA">
      <w:pPr>
        <w:spacing w:before="24" w:after="24" w:line="276" w:lineRule="auto"/>
        <w:rPr>
          <w:rFonts w:ascii="Times New Roman" w:eastAsia="Calibri" w:hAnsi="Times New Roman" w:cs="Times New Roman"/>
        </w:rPr>
      </w:pPr>
    </w:p>
    <w:p w14:paraId="0764064D"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23526E1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C5587ED"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2.7 Alternative Solutions</w:t>
      </w:r>
    </w:p>
    <w:p w14:paraId="684C4B56" w14:textId="77777777" w:rsidR="00A670AA" w:rsidRPr="00A670AA" w:rsidRDefault="00A670AA" w:rsidP="00A670AA">
      <w:pPr>
        <w:spacing w:before="24" w:after="24" w:line="276" w:lineRule="auto"/>
        <w:ind w:firstLine="630"/>
        <w:jc w:val="both"/>
        <w:rPr>
          <w:rFonts w:ascii="Times New Roman" w:hAnsi="Times New Roman" w:cs="Times New Roman"/>
        </w:rPr>
      </w:pPr>
    </w:p>
    <w:p w14:paraId="51F323F1" w14:textId="77777777" w:rsidR="00A670AA" w:rsidRPr="00A670AA" w:rsidRDefault="00A670AA" w:rsidP="00A670AA">
      <w:pPr>
        <w:spacing w:before="24" w:after="24" w:line="276" w:lineRule="auto"/>
        <w:ind w:firstLine="630"/>
        <w:jc w:val="both"/>
        <w:rPr>
          <w:rFonts w:ascii="Times New Roman" w:hAnsi="Times New Roman" w:cs="Times New Roman"/>
        </w:rPr>
      </w:pPr>
    </w:p>
    <w:p w14:paraId="77B6BE7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Before finalizing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our team, led by </w:t>
      </w:r>
      <w:r w:rsidRPr="00A670AA">
        <w:rPr>
          <w:rFonts w:ascii="Times New Roman" w:hAnsi="Times New Roman" w:cs="Times New Roman"/>
          <w:b/>
          <w:bCs/>
        </w:rPr>
        <w:t>Ishu</w:t>
      </w:r>
      <w:r w:rsidRPr="00A670AA">
        <w:rPr>
          <w:rFonts w:ascii="Times New Roman" w:hAnsi="Times New Roman" w:cs="Times New Roman"/>
        </w:rPr>
        <w:t xml:space="preserve">, explored alternative approaches to meet event management needs in 2.5 months. One option was using a </w:t>
      </w:r>
      <w:r w:rsidRPr="00A670AA">
        <w:rPr>
          <w:rFonts w:ascii="Times New Roman" w:hAnsi="Times New Roman" w:cs="Times New Roman"/>
          <w:b/>
          <w:bCs/>
        </w:rPr>
        <w:t>low-code platform</w:t>
      </w:r>
      <w:r w:rsidRPr="00A670AA">
        <w:rPr>
          <w:rFonts w:ascii="Times New Roman" w:hAnsi="Times New Roman" w:cs="Times New Roman"/>
        </w:rPr>
        <w:t xml:space="preserve"> like Bubble, which offers rapid UI development and hosting but lacks flexibility for </w:t>
      </w:r>
      <w:r w:rsidRPr="00A670AA">
        <w:rPr>
          <w:rFonts w:ascii="Times New Roman" w:hAnsi="Times New Roman" w:cs="Times New Roman"/>
          <w:b/>
          <w:bCs/>
        </w:rPr>
        <w:t>AI Recommendations</w:t>
      </w:r>
      <w:r w:rsidRPr="00A670AA">
        <w:rPr>
          <w:rFonts w:ascii="Times New Roman" w:hAnsi="Times New Roman" w:cs="Times New Roman"/>
        </w:rPr>
        <w:t xml:space="preserve"> or </w:t>
      </w:r>
      <w:r w:rsidRPr="00A670AA">
        <w:rPr>
          <w:rFonts w:ascii="Times New Roman" w:hAnsi="Times New Roman" w:cs="Times New Roman"/>
          <w:b/>
          <w:bCs/>
        </w:rPr>
        <w:t>Socket.io</w:t>
      </w:r>
      <w:r w:rsidRPr="00A670AA">
        <w:rPr>
          <w:rFonts w:ascii="Times New Roman" w:hAnsi="Times New Roman" w:cs="Times New Roman"/>
        </w:rPr>
        <w:t xml:space="preserve"> real-time updates. Its free tier also limits API calls, unsuitable for our 1000-user target.</w:t>
      </w:r>
    </w:p>
    <w:p w14:paraId="38B70832" w14:textId="77777777" w:rsidR="00A670AA" w:rsidRPr="00A670AA" w:rsidRDefault="00A670AA" w:rsidP="00A670AA">
      <w:pPr>
        <w:spacing w:before="24" w:after="24" w:line="276" w:lineRule="auto"/>
        <w:ind w:firstLine="630"/>
        <w:jc w:val="both"/>
        <w:rPr>
          <w:rFonts w:ascii="Times New Roman" w:hAnsi="Times New Roman" w:cs="Times New Roman"/>
        </w:rPr>
      </w:pPr>
    </w:p>
    <w:p w14:paraId="60C23BF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Another alternative was adopting a </w:t>
      </w:r>
      <w:r w:rsidRPr="00A670AA">
        <w:rPr>
          <w:rFonts w:ascii="Times New Roman" w:hAnsi="Times New Roman" w:cs="Times New Roman"/>
          <w:b/>
          <w:bCs/>
        </w:rPr>
        <w:t>serverless architecture</w:t>
      </w:r>
      <w:r w:rsidRPr="00A670AA">
        <w:rPr>
          <w:rFonts w:ascii="Times New Roman" w:hAnsi="Times New Roman" w:cs="Times New Roman"/>
        </w:rPr>
        <w:t xml:space="preserve"> with AWS Lambda and Firebase. This promised scalability but introduced costs beyond our zero-budget goal, unlike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Firebase’s NoSQL database supports </w:t>
      </w:r>
      <w:r w:rsidRPr="00A670AA">
        <w:rPr>
          <w:rFonts w:ascii="Times New Roman" w:hAnsi="Times New Roman" w:cs="Times New Roman"/>
          <w:b/>
          <w:bCs/>
        </w:rPr>
        <w:t>QR codes</w:t>
      </w:r>
      <w:r w:rsidRPr="00A670AA">
        <w:rPr>
          <w:rFonts w:ascii="Times New Roman" w:hAnsi="Times New Roman" w:cs="Times New Roman"/>
        </w:rPr>
        <w:t xml:space="preserve"> but lacks </w:t>
      </w:r>
      <w:r w:rsidRPr="00A670AA">
        <w:rPr>
          <w:rFonts w:ascii="Times New Roman" w:hAnsi="Times New Roman" w:cs="Times New Roman"/>
          <w:b/>
          <w:bCs/>
        </w:rPr>
        <w:t>Mongoose’s</w:t>
      </w:r>
      <w:r w:rsidRPr="00A670AA">
        <w:rPr>
          <w:rFonts w:ascii="Times New Roman" w:hAnsi="Times New Roman" w:cs="Times New Roman"/>
        </w:rPr>
        <w:t xml:space="preserve"> schema control, complicating </w:t>
      </w:r>
      <w:r w:rsidRPr="00A670AA">
        <w:rPr>
          <w:rFonts w:ascii="Times New Roman" w:hAnsi="Times New Roman" w:cs="Times New Roman"/>
          <w:b/>
          <w:bCs/>
        </w:rPr>
        <w:t>Kishan’s</w:t>
      </w:r>
      <w:r w:rsidRPr="00A670AA">
        <w:rPr>
          <w:rFonts w:ascii="Times New Roman" w:hAnsi="Times New Roman" w:cs="Times New Roman"/>
        </w:rPr>
        <w:t xml:space="preserve"> optimizations. Serverless also risked cold-start delays for </w:t>
      </w:r>
      <w:r w:rsidRPr="00A670AA">
        <w:rPr>
          <w:rFonts w:ascii="Times New Roman" w:hAnsi="Times New Roman" w:cs="Times New Roman"/>
          <w:b/>
          <w:bCs/>
        </w:rPr>
        <w:t>real-time updates</w:t>
      </w:r>
      <w:r w:rsidRPr="00A670AA">
        <w:rPr>
          <w:rFonts w:ascii="Times New Roman" w:hAnsi="Times New Roman" w:cs="Times New Roman"/>
        </w:rPr>
        <w:t>, critical for organizers.</w:t>
      </w:r>
    </w:p>
    <w:p w14:paraId="1682FF06" w14:textId="77777777" w:rsidR="00A670AA" w:rsidRPr="00A670AA" w:rsidRDefault="00A670AA" w:rsidP="00A670AA">
      <w:pPr>
        <w:spacing w:before="24" w:after="24" w:line="276" w:lineRule="auto"/>
        <w:ind w:firstLine="630"/>
        <w:jc w:val="both"/>
        <w:rPr>
          <w:rFonts w:ascii="Times New Roman" w:hAnsi="Times New Roman" w:cs="Times New Roman"/>
        </w:rPr>
      </w:pPr>
    </w:p>
    <w:p w14:paraId="3A7E349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A third option was customizing an </w:t>
      </w:r>
      <w:r w:rsidRPr="00A670AA">
        <w:rPr>
          <w:rFonts w:ascii="Times New Roman" w:hAnsi="Times New Roman" w:cs="Times New Roman"/>
          <w:b/>
          <w:bCs/>
        </w:rPr>
        <w:t>open-source platform</w:t>
      </w:r>
      <w:r w:rsidRPr="00A670AA">
        <w:rPr>
          <w:rFonts w:ascii="Times New Roman" w:hAnsi="Times New Roman" w:cs="Times New Roman"/>
        </w:rPr>
        <w:t xml:space="preserve"> like Open Event, which includes ticketing and check-ins. However, it required significant refactoring to add </w:t>
      </w:r>
      <w:r w:rsidRPr="00A670AA">
        <w:rPr>
          <w:rFonts w:ascii="Times New Roman" w:hAnsi="Times New Roman" w:cs="Times New Roman"/>
          <w:b/>
          <w:bCs/>
        </w:rPr>
        <w:t>TensorFlow.js</w:t>
      </w:r>
      <w:r w:rsidRPr="00A670AA">
        <w:rPr>
          <w:rFonts w:ascii="Times New Roman" w:hAnsi="Times New Roman" w:cs="Times New Roman"/>
        </w:rPr>
        <w:t xml:space="preserve"> AI and </w:t>
      </w:r>
      <w:r w:rsidRPr="00A670AA">
        <w:rPr>
          <w:rFonts w:ascii="Times New Roman" w:hAnsi="Times New Roman" w:cs="Times New Roman"/>
          <w:b/>
          <w:bCs/>
        </w:rPr>
        <w:t>Progressive Web App (PWA)</w:t>
      </w:r>
      <w:r w:rsidRPr="00A670AA">
        <w:rPr>
          <w:rFonts w:ascii="Times New Roman" w:hAnsi="Times New Roman" w:cs="Times New Roman"/>
        </w:rPr>
        <w:t xml:space="preserve"> features, exceeding our timeline. Its complex setup also clashed with our goal of simplicity for community events.</w:t>
      </w:r>
    </w:p>
    <w:p w14:paraId="16B358AC" w14:textId="77777777" w:rsidR="00A670AA" w:rsidRPr="00A670AA" w:rsidRDefault="00A670AA" w:rsidP="00A670AA">
      <w:pPr>
        <w:spacing w:before="24" w:after="24" w:line="276" w:lineRule="auto"/>
        <w:ind w:firstLine="630"/>
        <w:jc w:val="both"/>
        <w:rPr>
          <w:rFonts w:ascii="Times New Roman" w:hAnsi="Times New Roman" w:cs="Times New Roman"/>
        </w:rPr>
      </w:pPr>
    </w:p>
    <w:p w14:paraId="795D889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After evaluation, we rejected these alternatives for their cost, complexity, or limited features. Our </w:t>
      </w:r>
      <w:r w:rsidRPr="00A670AA">
        <w:rPr>
          <w:rFonts w:ascii="Times New Roman" w:hAnsi="Times New Roman" w:cs="Times New Roman"/>
          <w:b/>
          <w:bCs/>
        </w:rPr>
        <w:t>MERN stack</w:t>
      </w:r>
      <w:r w:rsidRPr="00A670AA">
        <w:rPr>
          <w:rFonts w:ascii="Times New Roman" w:hAnsi="Times New Roman" w:cs="Times New Roman"/>
        </w:rPr>
        <w:t xml:space="preserve"> approach, with free hosting and modular design, best balanced functionality, accessibility, and timeline constraints, aligning with our degree program objectives.</w:t>
      </w:r>
    </w:p>
    <w:p w14:paraId="144DD4FC" w14:textId="77777777" w:rsidR="00A670AA" w:rsidRPr="00A670AA" w:rsidRDefault="00A670AA" w:rsidP="00A670AA">
      <w:pPr>
        <w:spacing w:before="24" w:after="24" w:line="276" w:lineRule="auto"/>
        <w:rPr>
          <w:rFonts w:ascii="Times New Roman" w:eastAsia="Calibri" w:hAnsi="Times New Roman" w:cs="Times New Roman"/>
        </w:rPr>
      </w:pPr>
    </w:p>
    <w:p w14:paraId="08F09002"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0FD142A5"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9F663F8"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2.8 Chosen Approach</w:t>
      </w:r>
    </w:p>
    <w:p w14:paraId="2C660B7E" w14:textId="77777777" w:rsidR="00A670AA" w:rsidRPr="00A670AA" w:rsidRDefault="00A670AA" w:rsidP="00A670AA">
      <w:pPr>
        <w:spacing w:before="24" w:after="24" w:line="276" w:lineRule="auto"/>
        <w:rPr>
          <w:rFonts w:ascii="Times New Roman" w:eastAsia="Calibri" w:hAnsi="Times New Roman" w:cs="Times New Roman"/>
        </w:rPr>
      </w:pPr>
    </w:p>
    <w:p w14:paraId="61D3B7EA" w14:textId="77777777" w:rsidR="00A670AA" w:rsidRPr="00A670AA" w:rsidRDefault="00A670AA" w:rsidP="00A670AA">
      <w:pPr>
        <w:spacing w:before="24" w:after="24" w:line="276" w:lineRule="auto"/>
        <w:rPr>
          <w:rFonts w:ascii="Times New Roman" w:eastAsia="Calibri" w:hAnsi="Times New Roman" w:cs="Times New Roman"/>
        </w:rPr>
      </w:pPr>
    </w:p>
    <w:p w14:paraId="12436F5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uses the </w:t>
      </w:r>
      <w:r w:rsidRPr="00A670AA">
        <w:rPr>
          <w:rFonts w:ascii="Times New Roman" w:hAnsi="Times New Roman" w:cs="Times New Roman"/>
          <w:b/>
          <w:bCs/>
        </w:rPr>
        <w:t>MERN stack</w:t>
      </w:r>
      <w:r w:rsidRPr="00A670AA">
        <w:rPr>
          <w:rFonts w:ascii="Times New Roman" w:hAnsi="Times New Roman" w:cs="Times New Roman"/>
        </w:rPr>
        <w:t xml:space="preserve"> (MongoDB, Express.js, React, Node.js) with free hosting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for its balance of flexibility, cost, and scalability. This approach supports all eight modules, including </w:t>
      </w:r>
      <w:r w:rsidRPr="00A670AA">
        <w:rPr>
          <w:rFonts w:ascii="Times New Roman" w:hAnsi="Times New Roman" w:cs="Times New Roman"/>
          <w:b/>
          <w:bCs/>
        </w:rPr>
        <w:t xml:space="preserve">QR Code </w:t>
      </w:r>
      <w:r w:rsidRPr="00A670AA">
        <w:rPr>
          <w:rFonts w:ascii="Times New Roman" w:hAnsi="Times New Roman" w:cs="Times New Roman"/>
        </w:rPr>
        <w:t xml:space="preserve">Integration and </w:t>
      </w:r>
      <w:r w:rsidRPr="00A670AA">
        <w:rPr>
          <w:rFonts w:ascii="Times New Roman" w:hAnsi="Times New Roman" w:cs="Times New Roman"/>
          <w:b/>
          <w:bCs/>
        </w:rPr>
        <w:t>AI Recommendations</w:t>
      </w:r>
      <w:r w:rsidRPr="00A670AA">
        <w:rPr>
          <w:rFonts w:ascii="Times New Roman" w:hAnsi="Times New Roman" w:cs="Times New Roman"/>
        </w:rPr>
        <w:t xml:space="preserve">, while meeting our zero-budget goal for community events. The </w:t>
      </w:r>
      <w:r w:rsidRPr="00A670AA">
        <w:rPr>
          <w:rFonts w:ascii="Times New Roman" w:hAnsi="Times New Roman" w:cs="Times New Roman"/>
          <w:b/>
          <w:bCs/>
        </w:rPr>
        <w:t>MERN stack</w:t>
      </w:r>
      <w:r w:rsidRPr="00A670AA">
        <w:rPr>
          <w:rFonts w:ascii="Times New Roman" w:hAnsi="Times New Roman" w:cs="Times New Roman"/>
        </w:rPr>
        <w:t xml:space="preserve"> leverages open-source tools, aligning with our team’s skills in backend, database, and frontend development.</w:t>
      </w:r>
    </w:p>
    <w:p w14:paraId="4014171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DC6415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React</w:t>
      </w:r>
      <w:r w:rsidRPr="00A670AA">
        <w:rPr>
          <w:rFonts w:ascii="Times New Roman" w:hAnsi="Times New Roman" w:cs="Times New Roman"/>
        </w:rPr>
        <w:t xml:space="preserve">,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delivers a responsive UI with </w:t>
      </w:r>
      <w:r w:rsidRPr="00A670AA">
        <w:rPr>
          <w:rFonts w:ascii="Times New Roman" w:hAnsi="Times New Roman" w:cs="Times New Roman"/>
          <w:b/>
          <w:bCs/>
        </w:rPr>
        <w:t>Workbox</w:t>
      </w:r>
      <w:r w:rsidRPr="00A670AA">
        <w:rPr>
          <w:rFonts w:ascii="Times New Roman" w:hAnsi="Times New Roman" w:cs="Times New Roman"/>
        </w:rPr>
        <w:t xml:space="preserve"> for a </w:t>
      </w:r>
      <w:r w:rsidRPr="00A670AA">
        <w:rPr>
          <w:rFonts w:ascii="Times New Roman" w:hAnsi="Times New Roman" w:cs="Times New Roman"/>
          <w:b/>
          <w:bCs/>
        </w:rPr>
        <w:t>Progressive Web App (PWA)</w:t>
      </w:r>
      <w:r w:rsidRPr="00A670AA">
        <w:rPr>
          <w:rFonts w:ascii="Times New Roman" w:hAnsi="Times New Roman" w:cs="Times New Roman"/>
        </w:rPr>
        <w:t xml:space="preserve">, ensuring offline access. </w:t>
      </w:r>
      <w:r w:rsidRPr="00A670AA">
        <w:rPr>
          <w:rFonts w:ascii="Times New Roman" w:hAnsi="Times New Roman" w:cs="Times New Roman"/>
          <w:b/>
          <w:bCs/>
        </w:rPr>
        <w:t>Node.js</w:t>
      </w:r>
      <w:r w:rsidRPr="00A670AA">
        <w:rPr>
          <w:rFonts w:ascii="Times New Roman" w:hAnsi="Times New Roman" w:cs="Times New Roman"/>
        </w:rPr>
        <w:t xml:space="preserve"> and </w:t>
      </w:r>
      <w:r w:rsidRPr="00A670AA">
        <w:rPr>
          <w:rFonts w:ascii="Times New Roman" w:hAnsi="Times New Roman" w:cs="Times New Roman"/>
          <w:b/>
          <w:bCs/>
        </w:rPr>
        <w:t>Express.js</w:t>
      </w:r>
      <w:r w:rsidRPr="00A670AA">
        <w:rPr>
          <w:rFonts w:ascii="Times New Roman" w:hAnsi="Times New Roman" w:cs="Times New Roman"/>
        </w:rPr>
        <w:t xml:space="preserve"> on </w:t>
      </w:r>
      <w:r w:rsidRPr="00A670AA">
        <w:rPr>
          <w:rFonts w:ascii="Times New Roman" w:hAnsi="Times New Roman" w:cs="Times New Roman"/>
          <w:b/>
          <w:bCs/>
        </w:rPr>
        <w:t>Render</w:t>
      </w:r>
      <w:r w:rsidRPr="00A670AA">
        <w:rPr>
          <w:rFonts w:ascii="Times New Roman" w:hAnsi="Times New Roman" w:cs="Times New Roman"/>
        </w:rPr>
        <w:t xml:space="preserve"> power APIs for </w:t>
      </w:r>
      <w:r w:rsidRPr="00A670AA">
        <w:rPr>
          <w:rFonts w:ascii="Times New Roman" w:hAnsi="Times New Roman" w:cs="Times New Roman"/>
          <w:b/>
          <w:bCs/>
        </w:rPr>
        <w:t>Socket.io</w:t>
      </w:r>
      <w:r w:rsidRPr="00A670AA">
        <w:rPr>
          <w:rFonts w:ascii="Times New Roman" w:hAnsi="Times New Roman" w:cs="Times New Roman"/>
        </w:rPr>
        <w:t xml:space="preserve"> real-time updates, optimized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to avoid sleep mode delays. </w:t>
      </w:r>
      <w:r w:rsidRPr="00A670AA">
        <w:rPr>
          <w:rFonts w:ascii="Times New Roman" w:hAnsi="Times New Roman" w:cs="Times New Roman"/>
          <w:b/>
          <w:bCs/>
        </w:rPr>
        <w:t>MongoDB Atlas</w:t>
      </w:r>
      <w:r w:rsidRPr="00A670AA">
        <w:rPr>
          <w:rFonts w:ascii="Times New Roman" w:hAnsi="Times New Roman" w:cs="Times New Roman"/>
        </w:rPr>
        <w:t xml:space="preserve">, managed by </w:t>
      </w:r>
      <w:r w:rsidRPr="00A670AA">
        <w:rPr>
          <w:rFonts w:ascii="Times New Roman" w:hAnsi="Times New Roman" w:cs="Times New Roman"/>
          <w:b/>
          <w:bCs/>
        </w:rPr>
        <w:t>Kishan</w:t>
      </w:r>
      <w:r w:rsidRPr="00A670AA">
        <w:rPr>
          <w:rFonts w:ascii="Times New Roman" w:hAnsi="Times New Roman" w:cs="Times New Roman"/>
        </w:rPr>
        <w:t xml:space="preserve">, uses </w:t>
      </w:r>
      <w:r w:rsidRPr="00A670AA">
        <w:rPr>
          <w:rFonts w:ascii="Times New Roman" w:hAnsi="Times New Roman" w:cs="Times New Roman"/>
          <w:b/>
          <w:bCs/>
        </w:rPr>
        <w:t>Mongoose</w:t>
      </w:r>
      <w:r w:rsidRPr="00A670AA">
        <w:rPr>
          <w:rFonts w:ascii="Times New Roman" w:hAnsi="Times New Roman" w:cs="Times New Roman"/>
        </w:rPr>
        <w:t xml:space="preserve"> schemas to fit 5000 events within 512 MB, with indexes for fast queries.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secure the system, while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enable AI features.</w:t>
      </w:r>
    </w:p>
    <w:p w14:paraId="19C68A98" w14:textId="77777777" w:rsidR="00A670AA" w:rsidRPr="00A670AA" w:rsidRDefault="00A670AA" w:rsidP="00A670AA">
      <w:pPr>
        <w:spacing w:before="24" w:after="24" w:line="276" w:lineRule="auto"/>
        <w:ind w:firstLine="630"/>
        <w:jc w:val="both"/>
        <w:rPr>
          <w:rFonts w:ascii="Times New Roman" w:hAnsi="Times New Roman" w:cs="Times New Roman"/>
        </w:rPr>
      </w:pPr>
    </w:p>
    <w:p w14:paraId="70BF9BB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approach was chosen over alternatives like low-code platforms or serverless architectures due to its cost-free hosting, modular design, and support for advanced features. It ensures scalability for 1000 users and aligns with our 10-week timeline, making it ideal for small events like workshops.</w:t>
      </w:r>
    </w:p>
    <w:p w14:paraId="01C5CC05" w14:textId="77777777" w:rsidR="00A670AA" w:rsidRPr="00A670AA" w:rsidRDefault="00A670AA" w:rsidP="00A670AA">
      <w:pPr>
        <w:spacing w:before="24" w:after="24" w:line="276" w:lineRule="auto"/>
        <w:ind w:firstLine="630"/>
        <w:jc w:val="both"/>
        <w:rPr>
          <w:rFonts w:ascii="Times New Roman" w:hAnsi="Times New Roman" w:cs="Times New Roman"/>
        </w:rPr>
      </w:pPr>
    </w:p>
    <w:p w14:paraId="1C309E2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MERN stack</w:t>
      </w:r>
      <w:r w:rsidRPr="00A670AA">
        <w:rPr>
          <w:rFonts w:ascii="Times New Roman" w:hAnsi="Times New Roman" w:cs="Times New Roman"/>
        </w:rPr>
        <w:t xml:space="preserve"> approach demonstrates our technical expertise for our degree program, delivering a practical, innovative system. It provides a foundation for future enhancements while meeting current needs for accessibility and efficiency.</w:t>
      </w:r>
    </w:p>
    <w:p w14:paraId="102F2851" w14:textId="77777777" w:rsidR="00A670AA" w:rsidRPr="00A670AA" w:rsidRDefault="00A670AA" w:rsidP="00A670AA">
      <w:pPr>
        <w:spacing w:before="24" w:after="24" w:line="276" w:lineRule="auto"/>
        <w:rPr>
          <w:rFonts w:ascii="Times New Roman" w:eastAsia="Calibri" w:hAnsi="Times New Roman" w:cs="Times New Roman"/>
        </w:rPr>
      </w:pPr>
    </w:p>
    <w:p w14:paraId="7C2A6B1D"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025C208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3580780"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2.9 Feasibility Summary</w:t>
      </w:r>
    </w:p>
    <w:p w14:paraId="03247F0A" w14:textId="77777777" w:rsidR="00A670AA" w:rsidRPr="00A670AA" w:rsidRDefault="00A670AA" w:rsidP="00A670AA">
      <w:pPr>
        <w:spacing w:before="24" w:after="24" w:line="276" w:lineRule="auto"/>
        <w:ind w:firstLine="630"/>
        <w:jc w:val="both"/>
        <w:rPr>
          <w:rFonts w:ascii="Times New Roman" w:hAnsi="Times New Roman" w:cs="Times New Roman"/>
        </w:rPr>
      </w:pPr>
    </w:p>
    <w:p w14:paraId="2A2A5C54" w14:textId="77777777" w:rsidR="00A670AA" w:rsidRPr="00A670AA" w:rsidRDefault="00A670AA" w:rsidP="00A670AA">
      <w:pPr>
        <w:spacing w:before="24" w:after="24" w:line="276" w:lineRule="auto"/>
        <w:ind w:firstLine="630"/>
        <w:jc w:val="both"/>
        <w:rPr>
          <w:rFonts w:ascii="Times New Roman" w:hAnsi="Times New Roman" w:cs="Times New Roman"/>
        </w:rPr>
      </w:pPr>
    </w:p>
    <w:p w14:paraId="3624D71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feasibility study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completed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confirms the project’s viability across technical, operational, economic, and schedule dimensions. Technically, the </w:t>
      </w:r>
      <w:r w:rsidRPr="00A670AA">
        <w:rPr>
          <w:rFonts w:ascii="Times New Roman" w:hAnsi="Times New Roman" w:cs="Times New Roman"/>
          <w:b/>
          <w:bCs/>
        </w:rPr>
        <w:t>MERN stack</w:t>
      </w:r>
      <w:r w:rsidRPr="00A670AA">
        <w:rPr>
          <w:rFonts w:ascii="Times New Roman" w:hAnsi="Times New Roman" w:cs="Times New Roman"/>
        </w:rPr>
        <w:t xml:space="preserve"> and free hosting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support all eight modules, with optimizations like lean schemas and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jobs overcoming resource limits. Our team’s expertise ensured features like </w:t>
      </w:r>
      <w:r w:rsidRPr="00A670AA">
        <w:rPr>
          <w:rFonts w:ascii="Times New Roman" w:hAnsi="Times New Roman" w:cs="Times New Roman"/>
          <w:b/>
          <w:bCs/>
        </w:rPr>
        <w:t>QR code check-ins</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 xml:space="preserve"> were achievable.</w:t>
      </w:r>
    </w:p>
    <w:p w14:paraId="3E5D40C9" w14:textId="77777777" w:rsidR="00A670AA" w:rsidRPr="00A670AA" w:rsidRDefault="00A670AA" w:rsidP="00A670AA">
      <w:pPr>
        <w:spacing w:before="24" w:after="24" w:line="276" w:lineRule="auto"/>
        <w:ind w:firstLine="630"/>
        <w:jc w:val="both"/>
        <w:rPr>
          <w:rFonts w:ascii="Times New Roman" w:hAnsi="Times New Roman" w:cs="Times New Roman"/>
        </w:rPr>
      </w:pPr>
    </w:p>
    <w:p w14:paraId="1A8B434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Operationally, the system aligns with event management needs, offering intuitive interfaces for organizers, attendees, and admins. The </w:t>
      </w:r>
      <w:r w:rsidRPr="00A670AA">
        <w:rPr>
          <w:rFonts w:ascii="Times New Roman" w:hAnsi="Times New Roman" w:cs="Times New Roman"/>
          <w:b/>
          <w:bCs/>
        </w:rPr>
        <w:t>Progressive Web App (PWA)</w:t>
      </w:r>
      <w:r w:rsidRPr="00A670AA">
        <w:rPr>
          <w:rFonts w:ascii="Times New Roman" w:hAnsi="Times New Roman" w:cs="Times New Roman"/>
        </w:rPr>
        <w:t xml:space="preserve"> and </w:t>
      </w:r>
      <w:r w:rsidRPr="00A670AA">
        <w:rPr>
          <w:rFonts w:ascii="Times New Roman" w:hAnsi="Times New Roman" w:cs="Times New Roman"/>
          <w:b/>
          <w:bCs/>
        </w:rPr>
        <w:t>real-time updates</w:t>
      </w:r>
      <w:r w:rsidRPr="00A670AA">
        <w:rPr>
          <w:rFonts w:ascii="Times New Roman" w:hAnsi="Times New Roman" w:cs="Times New Roman"/>
        </w:rPr>
        <w:t xml:space="preserve"> via Socket.io enhance usability, requiring minimal training. Economically, the zero-cost model, using open-source tools and free hosting, makes the system accessible for small organizers, delivering high value without financial barriers.</w:t>
      </w:r>
    </w:p>
    <w:p w14:paraId="6BA0AF9D" w14:textId="77777777" w:rsidR="00A670AA" w:rsidRPr="00A670AA" w:rsidRDefault="00A670AA" w:rsidP="00A670AA">
      <w:pPr>
        <w:spacing w:before="24" w:after="24" w:line="276" w:lineRule="auto"/>
        <w:ind w:firstLine="630"/>
        <w:jc w:val="both"/>
        <w:rPr>
          <w:rFonts w:ascii="Times New Roman" w:hAnsi="Times New Roman" w:cs="Times New Roman"/>
        </w:rPr>
      </w:pPr>
    </w:p>
    <w:p w14:paraId="0E7E1C6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10-week timeline was feasible through </w:t>
      </w:r>
      <w:r w:rsidRPr="00A670AA">
        <w:rPr>
          <w:rFonts w:ascii="Times New Roman" w:hAnsi="Times New Roman" w:cs="Times New Roman"/>
          <w:b/>
          <w:bCs/>
        </w:rPr>
        <w:t>Ishu’s</w:t>
      </w:r>
      <w:r w:rsidRPr="00A670AA">
        <w:rPr>
          <w:rFonts w:ascii="Times New Roman" w:hAnsi="Times New Roman" w:cs="Times New Roman"/>
        </w:rPr>
        <w:t xml:space="preserve"> task coordination, with overlapped development and testing phases ensuring timely delivery. Risk mitigation, such as securing </w:t>
      </w:r>
      <w:r w:rsidRPr="00A670AA">
        <w:rPr>
          <w:rFonts w:ascii="Times New Roman" w:hAnsi="Times New Roman" w:cs="Times New Roman"/>
          <w:b/>
          <w:bCs/>
        </w:rPr>
        <w:t>JWT</w:t>
      </w:r>
      <w:r w:rsidRPr="00A670AA">
        <w:rPr>
          <w:rFonts w:ascii="Times New Roman" w:hAnsi="Times New Roman" w:cs="Times New Roman"/>
        </w:rPr>
        <w:t xml:space="preserve"> authentication and optimizing for </w:t>
      </w:r>
      <w:r w:rsidRPr="00A670AA">
        <w:rPr>
          <w:rFonts w:ascii="Times New Roman" w:hAnsi="Times New Roman" w:cs="Times New Roman"/>
          <w:b/>
          <w:bCs/>
        </w:rPr>
        <w:t>MongoDB Atlas’s</w:t>
      </w:r>
      <w:r w:rsidRPr="00A670AA">
        <w:rPr>
          <w:rFonts w:ascii="Times New Roman" w:hAnsi="Times New Roman" w:cs="Times New Roman"/>
        </w:rPr>
        <w:t xml:space="preserve"> 512 MB storage, addressed potential challenges. The chosen </w:t>
      </w:r>
      <w:r w:rsidRPr="00A670AA">
        <w:rPr>
          <w:rFonts w:ascii="Times New Roman" w:hAnsi="Times New Roman" w:cs="Times New Roman"/>
          <w:b/>
          <w:bCs/>
        </w:rPr>
        <w:t>MERN stack</w:t>
      </w:r>
      <w:r w:rsidRPr="00A670AA">
        <w:rPr>
          <w:rFonts w:ascii="Times New Roman" w:hAnsi="Times New Roman" w:cs="Times New Roman"/>
        </w:rPr>
        <w:t xml:space="preserve"> approach outperformed alternatives by balancing functionality and cost.</w:t>
      </w:r>
    </w:p>
    <w:p w14:paraId="1714C416" w14:textId="77777777" w:rsidR="00A670AA" w:rsidRPr="00A670AA" w:rsidRDefault="00A670AA" w:rsidP="00A670AA">
      <w:pPr>
        <w:spacing w:before="24" w:after="24" w:line="276" w:lineRule="auto"/>
        <w:ind w:firstLine="630"/>
        <w:jc w:val="both"/>
        <w:rPr>
          <w:rFonts w:ascii="Times New Roman" w:hAnsi="Times New Roman" w:cs="Times New Roman"/>
        </w:rPr>
      </w:pPr>
    </w:p>
    <w:p w14:paraId="12B32E9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summary validates the project’s practicality for community events, showcasing our technical capabilities for our degree program. The system is ready for deployment and evaluation, with potential for future enhancements like analytics.</w:t>
      </w:r>
    </w:p>
    <w:p w14:paraId="7F0F7CA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102EAB3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96A9FC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 xml:space="preserve">2.10 System Requirements </w:t>
      </w:r>
    </w:p>
    <w:p w14:paraId="3A7FECAF" w14:textId="77777777" w:rsidR="00A670AA" w:rsidRPr="00A670AA" w:rsidRDefault="00A670AA" w:rsidP="00A670AA">
      <w:pPr>
        <w:spacing w:before="24" w:after="24" w:line="276" w:lineRule="auto"/>
        <w:ind w:firstLine="630"/>
        <w:jc w:val="both"/>
        <w:rPr>
          <w:rFonts w:ascii="Times New Roman" w:hAnsi="Times New Roman" w:cs="Times New Roman"/>
        </w:rPr>
      </w:pPr>
    </w:p>
    <w:p w14:paraId="58A7BE2E" w14:textId="77777777" w:rsidR="00A670AA" w:rsidRPr="00A670AA" w:rsidRDefault="00A670AA" w:rsidP="00A670AA">
      <w:pPr>
        <w:spacing w:before="24" w:after="24" w:line="276" w:lineRule="auto"/>
        <w:ind w:firstLine="630"/>
        <w:jc w:val="both"/>
        <w:rPr>
          <w:rFonts w:ascii="Times New Roman" w:hAnsi="Times New Roman" w:cs="Times New Roman"/>
        </w:rPr>
      </w:pPr>
    </w:p>
    <w:p w14:paraId="3637C4E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has specific requirements to ensure functionality and accessibility. </w:t>
      </w:r>
      <w:r w:rsidRPr="00A670AA">
        <w:rPr>
          <w:rFonts w:ascii="Times New Roman" w:hAnsi="Times New Roman" w:cs="Times New Roman"/>
          <w:b/>
          <w:bCs/>
        </w:rPr>
        <w:t>Hardware</w:t>
      </w:r>
      <w:r w:rsidRPr="00A670AA">
        <w:rPr>
          <w:rFonts w:ascii="Times New Roman" w:hAnsi="Times New Roman" w:cs="Times New Roman"/>
        </w:rPr>
        <w:t xml:space="preserve"> needs are minimal: users require a smartphone or computer with a browser (Chrome, Firefox) and 4 GB RAM for smooth performance. Organizers need devices with cameras for </w:t>
      </w:r>
      <w:r w:rsidRPr="00A670AA">
        <w:rPr>
          <w:rFonts w:ascii="Times New Roman" w:hAnsi="Times New Roman" w:cs="Times New Roman"/>
          <w:b/>
          <w:bCs/>
        </w:rPr>
        <w:t>QR code</w:t>
      </w:r>
      <w:r w:rsidRPr="00A670AA">
        <w:rPr>
          <w:rFonts w:ascii="Times New Roman" w:hAnsi="Times New Roman" w:cs="Times New Roman"/>
        </w:rPr>
        <w:t xml:space="preserve"> scanning. The system,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requires no local servers, relying on cloud infrastructure.</w:t>
      </w:r>
    </w:p>
    <w:p w14:paraId="148A8640"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14D0A0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Software</w:t>
      </w:r>
      <w:r w:rsidRPr="00A670AA">
        <w:rPr>
          <w:rFonts w:ascii="Times New Roman" w:hAnsi="Times New Roman" w:cs="Times New Roman"/>
        </w:rPr>
        <w:t xml:space="preserve"> requirements include a modern browser for the </w:t>
      </w:r>
      <w:r w:rsidRPr="00A670AA">
        <w:rPr>
          <w:rFonts w:ascii="Times New Roman" w:hAnsi="Times New Roman" w:cs="Times New Roman"/>
          <w:b/>
          <w:bCs/>
        </w:rPr>
        <w:t>React</w:t>
      </w:r>
      <w:r w:rsidRPr="00A670AA">
        <w:rPr>
          <w:rFonts w:ascii="Times New Roman" w:hAnsi="Times New Roman" w:cs="Times New Roman"/>
        </w:rPr>
        <w:t xml:space="preserve"> frontend, which uses </w:t>
      </w:r>
      <w:r w:rsidRPr="00A670AA">
        <w:rPr>
          <w:rFonts w:ascii="Times New Roman" w:hAnsi="Times New Roman" w:cs="Times New Roman"/>
          <w:b/>
          <w:bCs/>
        </w:rPr>
        <w:t>Workbox</w:t>
      </w:r>
      <w:r w:rsidRPr="00A670AA">
        <w:rPr>
          <w:rFonts w:ascii="Times New Roman" w:hAnsi="Times New Roman" w:cs="Times New Roman"/>
        </w:rPr>
        <w:t xml:space="preserve"> for a </w:t>
      </w:r>
      <w:r w:rsidRPr="00A670AA">
        <w:rPr>
          <w:rFonts w:ascii="Times New Roman" w:hAnsi="Times New Roman" w:cs="Times New Roman"/>
          <w:b/>
          <w:bCs/>
        </w:rPr>
        <w:t>Progressive Web App (PWA)</w:t>
      </w:r>
      <w:r w:rsidRPr="00A670AA">
        <w:rPr>
          <w:rFonts w:ascii="Times New Roman" w:hAnsi="Times New Roman" w:cs="Times New Roman"/>
        </w:rPr>
        <w:t xml:space="preserve"> to enable offline access. The backend, built by </w:t>
      </w:r>
      <w:r w:rsidRPr="00A670AA">
        <w:rPr>
          <w:rFonts w:ascii="Times New Roman" w:hAnsi="Times New Roman" w:cs="Times New Roman"/>
          <w:b/>
          <w:bCs/>
        </w:rPr>
        <w:t>Ishu</w:t>
      </w:r>
      <w:r w:rsidRPr="00A670AA">
        <w:rPr>
          <w:rFonts w:ascii="Times New Roman" w:hAnsi="Times New Roman" w:cs="Times New Roman"/>
        </w:rPr>
        <w:t xml:space="preserve">, runs on </w:t>
      </w:r>
      <w:r w:rsidRPr="00A670AA">
        <w:rPr>
          <w:rFonts w:ascii="Times New Roman" w:hAnsi="Times New Roman" w:cs="Times New Roman"/>
          <w:b/>
          <w:bCs/>
        </w:rPr>
        <w:t>Node.js</w:t>
      </w:r>
      <w:r w:rsidRPr="00A670AA">
        <w:rPr>
          <w:rFonts w:ascii="Times New Roman" w:hAnsi="Times New Roman" w:cs="Times New Roman"/>
        </w:rPr>
        <w:t xml:space="preserve"> with </w:t>
      </w:r>
      <w:r w:rsidRPr="00A670AA">
        <w:rPr>
          <w:rFonts w:ascii="Times New Roman" w:hAnsi="Times New Roman" w:cs="Times New Roman"/>
          <w:b/>
          <w:bCs/>
        </w:rPr>
        <w:t>Express.js</w:t>
      </w:r>
      <w:r w:rsidRPr="00A670AA">
        <w:rPr>
          <w:rFonts w:ascii="Times New Roman" w:hAnsi="Times New Roman" w:cs="Times New Roman"/>
        </w:rPr>
        <w:t xml:space="preserve">, using </w:t>
      </w:r>
      <w:r w:rsidRPr="00A670AA">
        <w:rPr>
          <w:rFonts w:ascii="Times New Roman" w:hAnsi="Times New Roman" w:cs="Times New Roman"/>
          <w:b/>
          <w:bCs/>
        </w:rPr>
        <w:t>Socket.io</w:t>
      </w:r>
      <w:r w:rsidRPr="00A670AA">
        <w:rPr>
          <w:rFonts w:ascii="Times New Roman" w:hAnsi="Times New Roman" w:cs="Times New Roman"/>
        </w:rPr>
        <w:t xml:space="preserve"> for real-time updates and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for </w:t>
      </w:r>
      <w:r w:rsidRPr="00A670AA">
        <w:rPr>
          <w:rFonts w:ascii="Times New Roman" w:hAnsi="Times New Roman" w:cs="Times New Roman"/>
          <w:b/>
          <w:bCs/>
        </w:rPr>
        <w:t>QR code</w:t>
      </w:r>
      <w:r w:rsidRPr="00A670AA">
        <w:rPr>
          <w:rFonts w:ascii="Times New Roman" w:hAnsi="Times New Roman" w:cs="Times New Roman"/>
        </w:rPr>
        <w:t xml:space="preserve"> emails. </w:t>
      </w:r>
      <w:r w:rsidRPr="00A670AA">
        <w:rPr>
          <w:rFonts w:ascii="Times New Roman" w:hAnsi="Times New Roman" w:cs="Times New Roman"/>
          <w:b/>
          <w:bCs/>
        </w:rPr>
        <w:t>MongoDB Atlas</w:t>
      </w:r>
      <w:r w:rsidRPr="00A670AA">
        <w:rPr>
          <w:rFonts w:ascii="Times New Roman" w:hAnsi="Times New Roman" w:cs="Times New Roman"/>
        </w:rPr>
        <w:t xml:space="preserve">, managed by </w:t>
      </w:r>
      <w:r w:rsidRPr="00A670AA">
        <w:rPr>
          <w:rFonts w:ascii="Times New Roman" w:hAnsi="Times New Roman" w:cs="Times New Roman"/>
          <w:b/>
          <w:bCs/>
        </w:rPr>
        <w:t>Kishan</w:t>
      </w:r>
      <w:r w:rsidRPr="00A670AA">
        <w:rPr>
          <w:rFonts w:ascii="Times New Roman" w:hAnsi="Times New Roman" w:cs="Times New Roman"/>
        </w:rPr>
        <w:t xml:space="preserve">, stores data with </w:t>
      </w:r>
      <w:r w:rsidRPr="00A670AA">
        <w:rPr>
          <w:rFonts w:ascii="Times New Roman" w:hAnsi="Times New Roman" w:cs="Times New Roman"/>
          <w:b/>
          <w:bCs/>
        </w:rPr>
        <w:t>Mongoose</w:t>
      </w:r>
      <w:r w:rsidRPr="00A670AA">
        <w:rPr>
          <w:rFonts w:ascii="Times New Roman" w:hAnsi="Times New Roman" w:cs="Times New Roman"/>
        </w:rPr>
        <w:t xml:space="preserve"> schemas, while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ensure security.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power AI features.</w:t>
      </w:r>
    </w:p>
    <w:p w14:paraId="2386CB5F"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534B5A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Functional requirements</w:t>
      </w:r>
      <w:r w:rsidRPr="00A670AA">
        <w:rPr>
          <w:rFonts w:ascii="Times New Roman" w:hAnsi="Times New Roman" w:cs="Times New Roman"/>
        </w:rPr>
        <w:t xml:space="preserve"> include user authentication, event creation, booking, </w:t>
      </w:r>
      <w:r w:rsidRPr="00A670AA">
        <w:rPr>
          <w:rFonts w:ascii="Times New Roman" w:hAnsi="Times New Roman" w:cs="Times New Roman"/>
          <w:b/>
          <w:bCs/>
        </w:rPr>
        <w:t>QR code</w:t>
      </w:r>
      <w:r w:rsidRPr="00A670AA">
        <w:rPr>
          <w:rFonts w:ascii="Times New Roman" w:hAnsi="Times New Roman" w:cs="Times New Roman"/>
        </w:rPr>
        <w:t xml:space="preserve"> generation, and real-time ticket updates for organizers, attendees, and admins. </w:t>
      </w:r>
      <w:r w:rsidRPr="00A670AA">
        <w:rPr>
          <w:rFonts w:ascii="Times New Roman" w:hAnsi="Times New Roman" w:cs="Times New Roman"/>
          <w:b/>
          <w:bCs/>
        </w:rPr>
        <w:t>Non-functional requirements</w:t>
      </w:r>
      <w:r w:rsidRPr="00A670AA">
        <w:rPr>
          <w:rFonts w:ascii="Times New Roman" w:hAnsi="Times New Roman" w:cs="Times New Roman"/>
        </w:rPr>
        <w:t xml:space="preserve"> cover performance (API responses under 200ms), scalability (1000 users), and reliability (99.9% uptime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The system must operate within </w:t>
      </w:r>
      <w:r w:rsidRPr="00A670AA">
        <w:rPr>
          <w:rFonts w:ascii="Times New Roman" w:hAnsi="Times New Roman" w:cs="Times New Roman"/>
          <w:b/>
          <w:bCs/>
        </w:rPr>
        <w:t>MongoDB Atlas’s</w:t>
      </w:r>
      <w:r w:rsidRPr="00A670AA">
        <w:rPr>
          <w:rFonts w:ascii="Times New Roman" w:hAnsi="Times New Roman" w:cs="Times New Roman"/>
        </w:rPr>
        <w:t xml:space="preserve"> 512 MB storage and </w:t>
      </w:r>
      <w:r w:rsidRPr="00A670AA">
        <w:rPr>
          <w:rFonts w:ascii="Times New Roman" w:hAnsi="Times New Roman" w:cs="Times New Roman"/>
          <w:b/>
          <w:bCs/>
        </w:rPr>
        <w:t>Render’s</w:t>
      </w:r>
      <w:r w:rsidRPr="00A670AA">
        <w:rPr>
          <w:rFonts w:ascii="Times New Roman" w:hAnsi="Times New Roman" w:cs="Times New Roman"/>
        </w:rPr>
        <w:t xml:space="preserve"> 512 MB RAM.</w:t>
      </w:r>
    </w:p>
    <w:p w14:paraId="5229C612" w14:textId="77777777" w:rsidR="00A670AA" w:rsidRPr="00A670AA" w:rsidRDefault="00A670AA" w:rsidP="00A670AA">
      <w:pPr>
        <w:spacing w:before="24" w:after="24" w:line="276" w:lineRule="auto"/>
        <w:ind w:firstLine="630"/>
        <w:jc w:val="both"/>
        <w:rPr>
          <w:rFonts w:ascii="Times New Roman" w:hAnsi="Times New Roman" w:cs="Times New Roman"/>
        </w:rPr>
      </w:pPr>
    </w:p>
    <w:p w14:paraId="27A08AC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These requirements ensure the system is lightweight and accessible, tailored for community events. They reflect our technical expertise for our degree program, supporting a practical solution ready for evaluation.</w:t>
      </w:r>
    </w:p>
    <w:p w14:paraId="54F93096" w14:textId="77777777" w:rsidR="00A670AA" w:rsidRPr="00A670AA" w:rsidRDefault="00A670AA" w:rsidP="00A670AA">
      <w:pPr>
        <w:spacing w:before="24" w:after="24" w:line="276" w:lineRule="auto"/>
        <w:rPr>
          <w:rFonts w:ascii="Times New Roman" w:eastAsia="Calibri" w:hAnsi="Times New Roman" w:cs="Times New Roman"/>
        </w:rPr>
      </w:pPr>
    </w:p>
    <w:p w14:paraId="76C9D616"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382703E7" w14:textId="77777777" w:rsidR="00A670AA" w:rsidRPr="00A670AA" w:rsidRDefault="00A670AA" w:rsidP="00A670AA">
      <w:pPr>
        <w:spacing w:before="1400" w:after="24" w:line="276" w:lineRule="auto"/>
        <w:jc w:val="center"/>
        <w:rPr>
          <w:rFonts w:ascii="Times New Roman" w:eastAsia="Calibri" w:hAnsi="Times New Roman" w:cs="Times New Roman"/>
          <w:b/>
          <w:bCs/>
        </w:rPr>
      </w:pPr>
    </w:p>
    <w:p w14:paraId="4BCD7CC6"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3: SYSTEM DESIGN</w:t>
      </w:r>
    </w:p>
    <w:p w14:paraId="25389930" w14:textId="77777777" w:rsidR="00A670AA" w:rsidRPr="00A670AA" w:rsidRDefault="00A670AA" w:rsidP="00A670AA">
      <w:pPr>
        <w:spacing w:before="24" w:after="24" w:line="276" w:lineRule="auto"/>
        <w:rPr>
          <w:rFonts w:ascii="Times New Roman" w:eastAsia="Calibri" w:hAnsi="Times New Roman" w:cs="Times New Roman"/>
          <w:b/>
          <w:bCs/>
        </w:rPr>
      </w:pPr>
    </w:p>
    <w:p w14:paraId="07599770" w14:textId="77777777" w:rsidR="00A670AA" w:rsidRPr="00A670AA" w:rsidRDefault="00A670AA" w:rsidP="00A670AA">
      <w:pPr>
        <w:spacing w:before="24" w:after="24" w:line="276" w:lineRule="auto"/>
        <w:rPr>
          <w:rFonts w:ascii="Times New Roman" w:eastAsia="Calibri" w:hAnsi="Times New Roman" w:cs="Times New Roman"/>
          <w:b/>
          <w:bCs/>
        </w:rPr>
      </w:pPr>
    </w:p>
    <w:p w14:paraId="131364BA" w14:textId="77777777" w:rsidR="00A670AA" w:rsidRPr="00A670AA" w:rsidRDefault="00A670AA" w:rsidP="00A670AA">
      <w:pPr>
        <w:spacing w:before="24" w:after="24" w:line="276" w:lineRule="auto"/>
        <w:rPr>
          <w:rFonts w:ascii="Times New Roman" w:eastAsia="Calibri" w:hAnsi="Times New Roman" w:cs="Times New Roman"/>
          <w:b/>
          <w:bCs/>
        </w:rPr>
      </w:pPr>
    </w:p>
    <w:p w14:paraId="6A0C0085" w14:textId="77777777" w:rsidR="00A670AA" w:rsidRPr="00A670AA" w:rsidRDefault="00A670AA" w:rsidP="00A670AA">
      <w:pPr>
        <w:spacing w:before="24" w:after="24" w:line="276" w:lineRule="auto"/>
        <w:ind w:firstLine="630"/>
        <w:rPr>
          <w:rFonts w:ascii="Times New Roman" w:eastAsia="Calibri" w:hAnsi="Times New Roman" w:cs="Times New Roman"/>
          <w:b/>
          <w:bCs/>
        </w:rPr>
      </w:pPr>
      <w:r w:rsidRPr="00A670AA">
        <w:rPr>
          <w:rFonts w:ascii="Times New Roman" w:eastAsia="Calibri" w:hAnsi="Times New Roman" w:cs="Times New Roman"/>
          <w:b/>
          <w:bCs/>
        </w:rPr>
        <w:t>3.1 System Architecture</w:t>
      </w:r>
      <w:r w:rsidRPr="00A670AA">
        <w:rPr>
          <w:rFonts w:ascii="Times New Roman" w:eastAsia="Calibri" w:hAnsi="Times New Roman" w:cs="Times New Roman"/>
        </w:rPr>
        <w:t xml:space="preserve"> </w:t>
      </w:r>
    </w:p>
    <w:p w14:paraId="697CDD0F" w14:textId="77777777" w:rsidR="00A670AA" w:rsidRPr="00A670AA" w:rsidRDefault="00A670AA" w:rsidP="00A670AA">
      <w:pPr>
        <w:spacing w:before="24" w:after="24" w:line="276" w:lineRule="auto"/>
        <w:rPr>
          <w:rFonts w:ascii="Times New Roman" w:eastAsia="Calibri" w:hAnsi="Times New Roman" w:cs="Times New Roman"/>
        </w:rPr>
      </w:pPr>
    </w:p>
    <w:p w14:paraId="7639741E" w14:textId="77777777" w:rsidR="00A670AA" w:rsidRPr="00A670AA" w:rsidRDefault="00A670AA" w:rsidP="00A670AA">
      <w:pPr>
        <w:spacing w:before="24" w:after="24" w:line="276" w:lineRule="auto"/>
        <w:rPr>
          <w:rFonts w:ascii="Times New Roman" w:eastAsia="Calibri" w:hAnsi="Times New Roman" w:cs="Times New Roman"/>
        </w:rPr>
      </w:pPr>
    </w:p>
    <w:p w14:paraId="1528A3C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built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follows a client-server architecture using the </w:t>
      </w:r>
      <w:r w:rsidRPr="00A670AA">
        <w:rPr>
          <w:rFonts w:ascii="Times New Roman" w:hAnsi="Times New Roman" w:cs="Times New Roman"/>
          <w:b/>
          <w:bCs/>
        </w:rPr>
        <w:t>MERN stack</w:t>
      </w:r>
      <w:r w:rsidRPr="00A670AA">
        <w:rPr>
          <w:rFonts w:ascii="Times New Roman" w:hAnsi="Times New Roman" w:cs="Times New Roman"/>
        </w:rPr>
        <w:t xml:space="preserve">. The </w:t>
      </w:r>
      <w:r w:rsidRPr="00A670AA">
        <w:rPr>
          <w:rFonts w:ascii="Times New Roman" w:hAnsi="Times New Roman" w:cs="Times New Roman"/>
          <w:b/>
          <w:bCs/>
        </w:rPr>
        <w:t>React</w:t>
      </w:r>
      <w:r w:rsidRPr="00A670AA">
        <w:rPr>
          <w:rFonts w:ascii="Times New Roman" w:hAnsi="Times New Roman" w:cs="Times New Roman"/>
        </w:rPr>
        <w:t xml:space="preserve"> frontend,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delivers a responsive UI with </w:t>
      </w:r>
      <w:r w:rsidRPr="00A670AA">
        <w:rPr>
          <w:rFonts w:ascii="Times New Roman" w:hAnsi="Times New Roman" w:cs="Times New Roman"/>
          <w:b/>
          <w:bCs/>
        </w:rPr>
        <w:t>Workbox</w:t>
      </w:r>
      <w:r w:rsidRPr="00A670AA">
        <w:rPr>
          <w:rFonts w:ascii="Times New Roman" w:hAnsi="Times New Roman" w:cs="Times New Roman"/>
        </w:rPr>
        <w:t xml:space="preserve"> for a </w:t>
      </w:r>
      <w:r w:rsidRPr="00A670AA">
        <w:rPr>
          <w:rFonts w:ascii="Times New Roman" w:hAnsi="Times New Roman" w:cs="Times New Roman"/>
          <w:b/>
          <w:bCs/>
        </w:rPr>
        <w:t>Progressive Web App (PWA)</w:t>
      </w:r>
      <w:r w:rsidRPr="00A670AA">
        <w:rPr>
          <w:rFonts w:ascii="Times New Roman" w:hAnsi="Times New Roman" w:cs="Times New Roman"/>
        </w:rPr>
        <w:t xml:space="preserve">, enabling offline access. The </w:t>
      </w:r>
      <w:r w:rsidRPr="00A670AA">
        <w:rPr>
          <w:rFonts w:ascii="Times New Roman" w:hAnsi="Times New Roman" w:cs="Times New Roman"/>
          <w:b/>
          <w:bCs/>
        </w:rPr>
        <w:t>Node.js</w:t>
      </w:r>
      <w:r w:rsidRPr="00A670AA">
        <w:rPr>
          <w:rFonts w:ascii="Times New Roman" w:hAnsi="Times New Roman" w:cs="Times New Roman"/>
        </w:rPr>
        <w:t xml:space="preserve"> and </w:t>
      </w:r>
      <w:r w:rsidRPr="00A670AA">
        <w:rPr>
          <w:rFonts w:ascii="Times New Roman" w:hAnsi="Times New Roman" w:cs="Times New Roman"/>
          <w:b/>
          <w:bCs/>
        </w:rPr>
        <w:t>Express.js</w:t>
      </w:r>
      <w:r w:rsidRPr="00A670AA">
        <w:rPr>
          <w:rFonts w:ascii="Times New Roman" w:hAnsi="Times New Roman" w:cs="Times New Roman"/>
        </w:rPr>
        <w:t xml:space="preserve"> backend, hosted on </w:t>
      </w:r>
      <w:r w:rsidRPr="00A670AA">
        <w:rPr>
          <w:rFonts w:ascii="Times New Roman" w:hAnsi="Times New Roman" w:cs="Times New Roman"/>
          <w:b/>
          <w:bCs/>
        </w:rPr>
        <w:t>Render</w:t>
      </w:r>
      <w:r w:rsidRPr="00A670AA">
        <w:rPr>
          <w:rFonts w:ascii="Times New Roman" w:hAnsi="Times New Roman" w:cs="Times New Roman"/>
        </w:rPr>
        <w:t xml:space="preserve">, handles APIs for </w:t>
      </w:r>
      <w:r w:rsidRPr="00A670AA">
        <w:rPr>
          <w:rFonts w:ascii="Times New Roman" w:hAnsi="Times New Roman" w:cs="Times New Roman"/>
          <w:b/>
          <w:bCs/>
        </w:rPr>
        <w:t>QR code</w:t>
      </w:r>
      <w:r w:rsidRPr="00A670AA">
        <w:rPr>
          <w:rFonts w:ascii="Times New Roman" w:hAnsi="Times New Roman" w:cs="Times New Roman"/>
        </w:rPr>
        <w:t xml:space="preserve"> generation and </w:t>
      </w:r>
      <w:r w:rsidRPr="00A670AA">
        <w:rPr>
          <w:rFonts w:ascii="Times New Roman" w:hAnsi="Times New Roman" w:cs="Times New Roman"/>
          <w:b/>
          <w:bCs/>
        </w:rPr>
        <w:t>Socket.io</w:t>
      </w:r>
      <w:r w:rsidRPr="00A670AA">
        <w:rPr>
          <w:rFonts w:ascii="Times New Roman" w:hAnsi="Times New Roman" w:cs="Times New Roman"/>
        </w:rPr>
        <w:t xml:space="preserve"> real-time updates, secured with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managed by </w:t>
      </w:r>
      <w:r w:rsidRPr="00A670AA">
        <w:rPr>
          <w:rFonts w:ascii="Times New Roman" w:hAnsi="Times New Roman" w:cs="Times New Roman"/>
          <w:b/>
          <w:bCs/>
        </w:rPr>
        <w:t>Kishan</w:t>
      </w:r>
      <w:r w:rsidRPr="00A670AA">
        <w:rPr>
          <w:rFonts w:ascii="Times New Roman" w:hAnsi="Times New Roman" w:cs="Times New Roman"/>
        </w:rPr>
        <w:t xml:space="preserve">, stores data with </w:t>
      </w:r>
      <w:r w:rsidRPr="00A670AA">
        <w:rPr>
          <w:rFonts w:ascii="Times New Roman" w:hAnsi="Times New Roman" w:cs="Times New Roman"/>
          <w:b/>
          <w:bCs/>
        </w:rPr>
        <w:t>Mongoose</w:t>
      </w:r>
      <w:r w:rsidRPr="00A670AA">
        <w:rPr>
          <w:rFonts w:ascii="Times New Roman" w:hAnsi="Times New Roman" w:cs="Times New Roman"/>
        </w:rPr>
        <w:t xml:space="preserve"> schemas.</w:t>
      </w:r>
    </w:p>
    <w:p w14:paraId="531FCCF4" w14:textId="77777777" w:rsidR="00A670AA" w:rsidRPr="00A670AA" w:rsidRDefault="00A670AA" w:rsidP="00A670AA">
      <w:pPr>
        <w:spacing w:before="24" w:after="24" w:line="276" w:lineRule="auto"/>
        <w:ind w:firstLine="630"/>
        <w:jc w:val="both"/>
        <w:rPr>
          <w:rFonts w:ascii="Times New Roman" w:hAnsi="Times New Roman" w:cs="Times New Roman"/>
        </w:rPr>
      </w:pPr>
    </w:p>
    <w:p w14:paraId="0606874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architecture separates concerns: the frontend communicates with the backend via REST APIs, while </w:t>
      </w:r>
      <w:r w:rsidRPr="00A670AA">
        <w:rPr>
          <w:rFonts w:ascii="Times New Roman" w:hAnsi="Times New Roman" w:cs="Times New Roman"/>
          <w:b/>
          <w:bCs/>
        </w:rPr>
        <w:t>Socket.io</w:t>
      </w:r>
      <w:r w:rsidRPr="00A670AA">
        <w:rPr>
          <w:rFonts w:ascii="Times New Roman" w:hAnsi="Times New Roman" w:cs="Times New Roman"/>
        </w:rPr>
        <w:t xml:space="preserve"> ensures real-time ticket updates in under 500ms.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integrated by </w:t>
      </w:r>
      <w:r w:rsidRPr="00A670AA">
        <w:rPr>
          <w:rFonts w:ascii="Times New Roman" w:hAnsi="Times New Roman" w:cs="Times New Roman"/>
          <w:b/>
          <w:bCs/>
        </w:rPr>
        <w:t>Ishu</w:t>
      </w:r>
      <w:r w:rsidRPr="00A670AA">
        <w:rPr>
          <w:rFonts w:ascii="Times New Roman" w:hAnsi="Times New Roman" w:cs="Times New Roman"/>
        </w:rPr>
        <w:t xml:space="preserve">, power </w:t>
      </w:r>
      <w:r w:rsidRPr="00A670AA">
        <w:rPr>
          <w:rFonts w:ascii="Times New Roman" w:hAnsi="Times New Roman" w:cs="Times New Roman"/>
          <w:b/>
          <w:bCs/>
        </w:rPr>
        <w:t>AI Recommendations</w:t>
      </w:r>
      <w:r w:rsidRPr="00A670AA">
        <w:rPr>
          <w:rFonts w:ascii="Times New Roman" w:hAnsi="Times New Roman" w:cs="Times New Roman"/>
        </w:rPr>
        <w:t xml:space="preserve"> and the chatbot, running on the backend to minimize client load.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prevents </w:t>
      </w:r>
      <w:r w:rsidRPr="00A670AA">
        <w:rPr>
          <w:rFonts w:ascii="Times New Roman" w:hAnsi="Times New Roman" w:cs="Times New Roman"/>
          <w:b/>
          <w:bCs/>
        </w:rPr>
        <w:t>Render’s</w:t>
      </w:r>
      <w:r w:rsidRPr="00A670AA">
        <w:rPr>
          <w:rFonts w:ascii="Times New Roman" w:hAnsi="Times New Roman" w:cs="Times New Roman"/>
        </w:rPr>
        <w:t xml:space="preserve"> sleep mode, ensuring consistent performance. The system scales for 1000 users by optimizing queries and minifying assets.</w:t>
      </w:r>
    </w:p>
    <w:p w14:paraId="43818CEF" w14:textId="77777777" w:rsidR="00A670AA" w:rsidRPr="00A670AA" w:rsidRDefault="00A670AA" w:rsidP="00A670AA">
      <w:pPr>
        <w:spacing w:before="24" w:after="24" w:line="276" w:lineRule="auto"/>
        <w:ind w:firstLine="630"/>
        <w:jc w:val="both"/>
        <w:rPr>
          <w:rFonts w:ascii="Times New Roman" w:hAnsi="Times New Roman" w:cs="Times New Roman"/>
        </w:rPr>
      </w:pPr>
    </w:p>
    <w:p w14:paraId="5C087F3E"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noProof/>
        </w:rPr>
        <w:drawing>
          <wp:inline distT="0" distB="0" distL="0" distR="0" wp14:anchorId="6949472A" wp14:editId="6C2541BB">
            <wp:extent cx="5403850" cy="1993900"/>
            <wp:effectExtent l="0" t="0" r="6350" b="6350"/>
            <wp:docPr id="1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3850" cy="1993900"/>
                    </a:xfrm>
                    <a:prstGeom prst="rect">
                      <a:avLst/>
                    </a:prstGeom>
                    <a:noFill/>
                    <a:ln>
                      <a:noFill/>
                    </a:ln>
                  </pic:spPr>
                </pic:pic>
              </a:graphicData>
            </a:graphic>
          </wp:inline>
        </w:drawing>
      </w:r>
    </w:p>
    <w:p w14:paraId="4D06663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3.1</w:t>
      </w:r>
      <w:r w:rsidRPr="00A670AA">
        <w:rPr>
          <w:rFonts w:ascii="Times New Roman" w:eastAsia="Calibri" w:hAnsi="Times New Roman" w:cs="Times New Roman"/>
        </w:rPr>
        <w:t>: System Architecture Diagram</w:t>
      </w:r>
    </w:p>
    <w:p w14:paraId="098CD72E" w14:textId="77777777" w:rsidR="00A670AA" w:rsidRPr="00A670AA" w:rsidRDefault="00A670AA" w:rsidP="00A670AA">
      <w:pPr>
        <w:spacing w:before="24" w:after="24" w:line="276" w:lineRule="auto"/>
        <w:rPr>
          <w:rFonts w:ascii="Times New Roman" w:eastAsia="Calibri" w:hAnsi="Times New Roman" w:cs="Times New Roman"/>
        </w:rPr>
      </w:pPr>
    </w:p>
    <w:p w14:paraId="7B27A8D8" w14:textId="77777777" w:rsidR="00A670AA" w:rsidRPr="00A670AA" w:rsidRDefault="00A670AA" w:rsidP="00A670AA">
      <w:pPr>
        <w:spacing w:before="24" w:after="24" w:line="276" w:lineRule="auto"/>
        <w:rPr>
          <w:rFonts w:ascii="Times New Roman" w:eastAsia="Calibri" w:hAnsi="Times New Roman" w:cs="Times New Roman"/>
          <w:i/>
          <w:iCs/>
        </w:rPr>
      </w:pPr>
      <w:r w:rsidRPr="00A670AA">
        <w:rPr>
          <w:rFonts w:ascii="Times New Roman" w:eastAsia="Calibri" w:hAnsi="Times New Roman" w:cs="Times New Roman"/>
          <w:i/>
          <w:iCs/>
        </w:rPr>
        <w:t xml:space="preserve">Suggestion: Create this diagram in </w:t>
      </w:r>
      <w:proofErr w:type="spellStart"/>
      <w:r w:rsidRPr="00A670AA">
        <w:rPr>
          <w:rFonts w:ascii="Times New Roman" w:eastAsia="Calibri" w:hAnsi="Times New Roman" w:cs="Times New Roman"/>
          <w:i/>
          <w:iCs/>
        </w:rPr>
        <w:t>Lucidchart</w:t>
      </w:r>
      <w:proofErr w:type="spellEnd"/>
      <w:r w:rsidRPr="00A670AA">
        <w:rPr>
          <w:rFonts w:ascii="Times New Roman" w:eastAsia="Calibri" w:hAnsi="Times New Roman" w:cs="Times New Roman"/>
          <w:i/>
          <w:iCs/>
        </w:rPr>
        <w:t xml:space="preserve"> for the Word report, </w:t>
      </w:r>
      <w:proofErr w:type="spellStart"/>
      <w:r w:rsidRPr="00A670AA">
        <w:rPr>
          <w:rFonts w:ascii="Times New Roman" w:eastAsia="Calibri" w:hAnsi="Times New Roman" w:cs="Times New Roman"/>
          <w:i/>
          <w:iCs/>
        </w:rPr>
        <w:t>labeling</w:t>
      </w:r>
      <w:proofErr w:type="spellEnd"/>
      <w:r w:rsidRPr="00A670AA">
        <w:rPr>
          <w:rFonts w:ascii="Times New Roman" w:eastAsia="Calibri" w:hAnsi="Times New Roman" w:cs="Times New Roman"/>
          <w:i/>
          <w:iCs/>
        </w:rPr>
        <w:t xml:space="preserve"> components clearly.</w:t>
      </w:r>
    </w:p>
    <w:p w14:paraId="3B855BF5" w14:textId="77777777" w:rsidR="00A670AA" w:rsidRPr="00A670AA" w:rsidRDefault="00A670AA" w:rsidP="00A670AA">
      <w:pPr>
        <w:spacing w:before="24" w:after="24" w:line="276" w:lineRule="auto"/>
        <w:rPr>
          <w:rFonts w:ascii="Times New Roman" w:eastAsia="Calibri" w:hAnsi="Times New Roman" w:cs="Times New Roman"/>
          <w:i/>
          <w:iCs/>
        </w:rPr>
      </w:pPr>
    </w:p>
    <w:p w14:paraId="062598A7"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lastRenderedPageBreak/>
        <w:t>3.2 Frontend Design</w:t>
      </w:r>
      <w:r w:rsidRPr="00A670AA">
        <w:rPr>
          <w:rFonts w:ascii="Times New Roman" w:eastAsia="Calibri" w:hAnsi="Times New Roman" w:cs="Times New Roman"/>
        </w:rPr>
        <w:t xml:space="preserve"> </w:t>
      </w:r>
    </w:p>
    <w:p w14:paraId="6B5DFF8E" w14:textId="77777777" w:rsidR="00A670AA" w:rsidRPr="00A670AA" w:rsidRDefault="00A670AA" w:rsidP="00A670AA">
      <w:pPr>
        <w:spacing w:before="24" w:after="24" w:line="276" w:lineRule="auto"/>
        <w:rPr>
          <w:rFonts w:ascii="Times New Roman" w:eastAsia="Calibri" w:hAnsi="Times New Roman" w:cs="Times New Roman"/>
        </w:rPr>
      </w:pPr>
    </w:p>
    <w:p w14:paraId="1021CFF8" w14:textId="77777777" w:rsidR="00A670AA" w:rsidRPr="00A670AA" w:rsidRDefault="00A670AA" w:rsidP="00A670AA">
      <w:pPr>
        <w:spacing w:before="24" w:after="24" w:line="276" w:lineRule="auto"/>
        <w:rPr>
          <w:rFonts w:ascii="Times New Roman" w:eastAsia="Calibri" w:hAnsi="Times New Roman" w:cs="Times New Roman"/>
        </w:rPr>
      </w:pPr>
    </w:p>
    <w:p w14:paraId="7C34076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frontend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by </w:t>
      </w:r>
      <w:r w:rsidRPr="00A670AA">
        <w:rPr>
          <w:rFonts w:ascii="Times New Roman" w:hAnsi="Times New Roman" w:cs="Times New Roman"/>
          <w:b/>
          <w:bCs/>
        </w:rPr>
        <w:t>Mayank</w:t>
      </w:r>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uses </w:t>
      </w:r>
      <w:r w:rsidRPr="00A670AA">
        <w:rPr>
          <w:rFonts w:ascii="Times New Roman" w:hAnsi="Times New Roman" w:cs="Times New Roman"/>
          <w:b/>
          <w:bCs/>
        </w:rPr>
        <w:t>React</w:t>
      </w:r>
      <w:r w:rsidRPr="00A670AA">
        <w:rPr>
          <w:rFonts w:ascii="Times New Roman" w:hAnsi="Times New Roman" w:cs="Times New Roman"/>
        </w:rPr>
        <w:t xml:space="preserve">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to deliver a responsive, user-friendly interface. Built with </w:t>
      </w:r>
      <w:r w:rsidRPr="00A670AA">
        <w:rPr>
          <w:rFonts w:ascii="Times New Roman" w:hAnsi="Times New Roman" w:cs="Times New Roman"/>
          <w:b/>
          <w:bCs/>
        </w:rPr>
        <w:t>CSS Grid</w:t>
      </w:r>
      <w:r w:rsidRPr="00A670AA">
        <w:rPr>
          <w:rFonts w:ascii="Times New Roman" w:hAnsi="Times New Roman" w:cs="Times New Roman"/>
        </w:rPr>
        <w:t xml:space="preserve"> and </w:t>
      </w:r>
      <w:r w:rsidRPr="00A670AA">
        <w:rPr>
          <w:rFonts w:ascii="Times New Roman" w:hAnsi="Times New Roman" w:cs="Times New Roman"/>
          <w:b/>
          <w:bCs/>
        </w:rPr>
        <w:t>Flexbox</w:t>
      </w:r>
      <w:r w:rsidRPr="00A670AA">
        <w:rPr>
          <w:rFonts w:ascii="Times New Roman" w:hAnsi="Times New Roman" w:cs="Times New Roman"/>
        </w:rPr>
        <w:t xml:space="preserve">, it ensures accessibility across devices, from smartphones to desktops, with a 1200px max-width layout for event listings. </w:t>
      </w:r>
      <w:r w:rsidRPr="00A670AA">
        <w:rPr>
          <w:rFonts w:ascii="Times New Roman" w:hAnsi="Times New Roman" w:cs="Times New Roman"/>
          <w:b/>
          <w:bCs/>
        </w:rPr>
        <w:t>Workbox</w:t>
      </w:r>
      <w:r w:rsidRPr="00A670AA">
        <w:rPr>
          <w:rFonts w:ascii="Times New Roman" w:hAnsi="Times New Roman" w:cs="Times New Roman"/>
        </w:rPr>
        <w:t xml:space="preserve"> enables a </w:t>
      </w:r>
      <w:r w:rsidRPr="00A670AA">
        <w:rPr>
          <w:rFonts w:ascii="Times New Roman" w:hAnsi="Times New Roman" w:cs="Times New Roman"/>
          <w:b/>
          <w:bCs/>
        </w:rPr>
        <w:t>Progressive Web App (PWA)</w:t>
      </w:r>
      <w:r w:rsidRPr="00A670AA">
        <w:rPr>
          <w:rFonts w:ascii="Times New Roman" w:hAnsi="Times New Roman" w:cs="Times New Roman"/>
        </w:rPr>
        <w:t>, caching assets for offline access, critical for users in low-connectivity areas.</w:t>
      </w:r>
    </w:p>
    <w:p w14:paraId="730DD27C" w14:textId="77777777" w:rsidR="00A670AA" w:rsidRPr="00A670AA" w:rsidRDefault="00A670AA" w:rsidP="00A670AA">
      <w:pPr>
        <w:spacing w:before="24" w:after="24" w:line="276" w:lineRule="auto"/>
        <w:ind w:firstLine="630"/>
        <w:jc w:val="both"/>
        <w:rPr>
          <w:rFonts w:ascii="Times New Roman" w:hAnsi="Times New Roman" w:cs="Times New Roman"/>
        </w:rPr>
      </w:pPr>
    </w:p>
    <w:p w14:paraId="7450E2D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interface includes three main views: </w:t>
      </w:r>
      <w:r w:rsidRPr="00A670AA">
        <w:rPr>
          <w:rFonts w:ascii="Times New Roman" w:hAnsi="Times New Roman" w:cs="Times New Roman"/>
          <w:b/>
          <w:bCs/>
        </w:rPr>
        <w:t>Attendee</w:t>
      </w:r>
      <w:r w:rsidRPr="00A670AA">
        <w:rPr>
          <w:rFonts w:ascii="Times New Roman" w:hAnsi="Times New Roman" w:cs="Times New Roman"/>
        </w:rPr>
        <w:t xml:space="preserve"> (event browsing, booking, </w:t>
      </w:r>
      <w:r w:rsidRPr="00A670AA">
        <w:rPr>
          <w:rFonts w:ascii="Times New Roman" w:hAnsi="Times New Roman" w:cs="Times New Roman"/>
          <w:b/>
          <w:bCs/>
        </w:rPr>
        <w:t>QR code</w:t>
      </w:r>
      <w:r w:rsidRPr="00A670AA">
        <w:rPr>
          <w:rFonts w:ascii="Times New Roman" w:hAnsi="Times New Roman" w:cs="Times New Roman"/>
        </w:rPr>
        <w:t xml:space="preserve"> display), </w:t>
      </w:r>
      <w:r w:rsidRPr="00A670AA">
        <w:rPr>
          <w:rFonts w:ascii="Times New Roman" w:hAnsi="Times New Roman" w:cs="Times New Roman"/>
          <w:b/>
          <w:bCs/>
        </w:rPr>
        <w:t>Organizer</w:t>
      </w:r>
      <w:r w:rsidRPr="00A670AA">
        <w:rPr>
          <w:rFonts w:ascii="Times New Roman" w:hAnsi="Times New Roman" w:cs="Times New Roman"/>
        </w:rPr>
        <w:t xml:space="preserve"> (event creation, dashboard, </w:t>
      </w:r>
      <w:r w:rsidRPr="00A670AA">
        <w:rPr>
          <w:rFonts w:ascii="Times New Roman" w:hAnsi="Times New Roman" w:cs="Times New Roman"/>
          <w:b/>
          <w:bCs/>
        </w:rPr>
        <w:t>QR code</w:t>
      </w:r>
      <w:r w:rsidRPr="00A670AA">
        <w:rPr>
          <w:rFonts w:ascii="Times New Roman" w:hAnsi="Times New Roman" w:cs="Times New Roman"/>
        </w:rPr>
        <w:t xml:space="preserve"> scanning), and </w:t>
      </w:r>
      <w:r w:rsidRPr="00A670AA">
        <w:rPr>
          <w:rFonts w:ascii="Times New Roman" w:hAnsi="Times New Roman" w:cs="Times New Roman"/>
          <w:b/>
          <w:bCs/>
        </w:rPr>
        <w:t>Admin</w:t>
      </w:r>
      <w:r w:rsidRPr="00A670AA">
        <w:rPr>
          <w:rFonts w:ascii="Times New Roman" w:hAnsi="Times New Roman" w:cs="Times New Roman"/>
        </w:rPr>
        <w:t xml:space="preserve"> (event approval, user management). Navigation uses </w:t>
      </w:r>
      <w:r w:rsidRPr="00A670AA">
        <w:rPr>
          <w:rFonts w:ascii="Times New Roman" w:hAnsi="Times New Roman" w:cs="Times New Roman"/>
          <w:b/>
          <w:bCs/>
        </w:rPr>
        <w:t>React Router</w:t>
      </w:r>
      <w:r w:rsidRPr="00A670AA">
        <w:rPr>
          <w:rFonts w:ascii="Times New Roman" w:hAnsi="Times New Roman" w:cs="Times New Roman"/>
        </w:rPr>
        <w:t xml:space="preserve"> for seamless transitions, with lazy-loaded components reducing initial load time to under 2 seconds. </w:t>
      </w:r>
      <w:r w:rsidRPr="00A670AA">
        <w:rPr>
          <w:rFonts w:ascii="Times New Roman" w:hAnsi="Times New Roman" w:cs="Times New Roman"/>
          <w:b/>
          <w:bCs/>
        </w:rPr>
        <w:t>Mayank</w:t>
      </w:r>
      <w:r w:rsidRPr="00A670AA">
        <w:rPr>
          <w:rFonts w:ascii="Times New Roman" w:hAnsi="Times New Roman" w:cs="Times New Roman"/>
        </w:rPr>
        <w:t xml:space="preserve"> implemented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-triggered </w:t>
      </w:r>
      <w:r w:rsidRPr="00A670AA">
        <w:rPr>
          <w:rFonts w:ascii="Times New Roman" w:hAnsi="Times New Roman" w:cs="Times New Roman"/>
          <w:b/>
          <w:bCs/>
        </w:rPr>
        <w:t>QR code</w:t>
      </w:r>
      <w:r w:rsidRPr="00A670AA">
        <w:rPr>
          <w:rFonts w:ascii="Times New Roman" w:hAnsi="Times New Roman" w:cs="Times New Roman"/>
        </w:rPr>
        <w:t xml:space="preserve"> emails, displayed via a modal, enhancing user convenience.</w:t>
      </w:r>
    </w:p>
    <w:p w14:paraId="5E1B65CA" w14:textId="77777777" w:rsidR="00A670AA" w:rsidRPr="00A670AA" w:rsidRDefault="00A670AA" w:rsidP="00A670AA">
      <w:pPr>
        <w:spacing w:before="24" w:after="24" w:line="276" w:lineRule="auto"/>
        <w:ind w:firstLine="630"/>
        <w:jc w:val="both"/>
        <w:rPr>
          <w:rFonts w:ascii="Times New Roman" w:hAnsi="Times New Roman" w:cs="Times New Roman"/>
        </w:rPr>
      </w:pPr>
    </w:p>
    <w:p w14:paraId="5C1CD0D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State management relies on </w:t>
      </w:r>
      <w:r w:rsidRPr="00A670AA">
        <w:rPr>
          <w:rFonts w:ascii="Times New Roman" w:hAnsi="Times New Roman" w:cs="Times New Roman"/>
          <w:b/>
          <w:bCs/>
        </w:rPr>
        <w:t>React Context</w:t>
      </w:r>
      <w:r w:rsidRPr="00A670AA">
        <w:rPr>
          <w:rFonts w:ascii="Times New Roman" w:hAnsi="Times New Roman" w:cs="Times New Roman"/>
        </w:rPr>
        <w:t xml:space="preserve">, keeping data like user roles and event lists in sync with backend APIs. The design prioritizes performance, minifying assets to fit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and achieving 90+ Lighthouse scores for SEO and accessibility. </w:t>
      </w:r>
      <w:r w:rsidRPr="00A670AA">
        <w:rPr>
          <w:rFonts w:ascii="Times New Roman" w:hAnsi="Times New Roman" w:cs="Times New Roman"/>
          <w:b/>
          <w:bCs/>
        </w:rPr>
        <w:t>Socket.io</w:t>
      </w:r>
      <w:r w:rsidRPr="00A670AA">
        <w:rPr>
          <w:rFonts w:ascii="Times New Roman" w:hAnsi="Times New Roman" w:cs="Times New Roman"/>
        </w:rPr>
        <w:t xml:space="preserve"> integrates real-time ticket updates into the organizer dashboard, refreshing in under 500ms.</w:t>
      </w:r>
    </w:p>
    <w:p w14:paraId="5883EB58" w14:textId="77777777" w:rsidR="00A670AA" w:rsidRPr="00A670AA" w:rsidRDefault="00A670AA" w:rsidP="00A670AA">
      <w:pPr>
        <w:spacing w:before="24" w:after="24" w:line="276" w:lineRule="auto"/>
        <w:ind w:firstLine="630"/>
        <w:jc w:val="both"/>
        <w:rPr>
          <w:rFonts w:ascii="Times New Roman" w:hAnsi="Times New Roman" w:cs="Times New Roman"/>
        </w:rPr>
      </w:pPr>
    </w:p>
    <w:p w14:paraId="57E86DC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frontend design balances usability and efficiency, tailored for community events. It demonstrates our technical capabilities for our degree program, providing a foundation for future UI enhancements.</w:t>
      </w:r>
      <w:r w:rsidRPr="00A670AA">
        <w:rPr>
          <w:rFonts w:ascii="Times New Roman" w:hAnsi="Times New Roman" w:cs="Times New Roman"/>
        </w:rPr>
        <w:br w:type="page"/>
      </w:r>
    </w:p>
    <w:p w14:paraId="0AC7565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C47F730"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 xml:space="preserve">3.3 Backend Design </w:t>
      </w:r>
    </w:p>
    <w:p w14:paraId="0FE2AD07" w14:textId="77777777" w:rsidR="00A670AA" w:rsidRPr="00A670AA" w:rsidRDefault="00A670AA" w:rsidP="00A670AA">
      <w:pPr>
        <w:spacing w:before="24" w:after="24" w:line="276" w:lineRule="auto"/>
        <w:rPr>
          <w:rFonts w:ascii="Times New Roman" w:eastAsia="Calibri" w:hAnsi="Times New Roman" w:cs="Times New Roman"/>
        </w:rPr>
      </w:pPr>
    </w:p>
    <w:p w14:paraId="0614AF0D" w14:textId="77777777" w:rsidR="00A670AA" w:rsidRPr="00A670AA" w:rsidRDefault="00A670AA" w:rsidP="00A670AA">
      <w:pPr>
        <w:spacing w:before="24" w:after="24" w:line="276" w:lineRule="auto"/>
        <w:rPr>
          <w:rFonts w:ascii="Times New Roman" w:eastAsia="Calibri" w:hAnsi="Times New Roman" w:cs="Times New Roman"/>
        </w:rPr>
      </w:pPr>
    </w:p>
    <w:p w14:paraId="628C407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backend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by </w:t>
      </w:r>
      <w:r w:rsidRPr="00A670AA">
        <w:rPr>
          <w:rFonts w:ascii="Times New Roman" w:hAnsi="Times New Roman" w:cs="Times New Roman"/>
          <w:b/>
          <w:bCs/>
        </w:rPr>
        <w:t>Ishu</w:t>
      </w:r>
      <w:r w:rsidRPr="00A670AA">
        <w:rPr>
          <w:rFonts w:ascii="Times New Roman" w:hAnsi="Times New Roman" w:cs="Times New Roman"/>
        </w:rPr>
        <w:t xml:space="preserve"> in 2.5 months, uses </w:t>
      </w:r>
      <w:r w:rsidRPr="00A670AA">
        <w:rPr>
          <w:rFonts w:ascii="Times New Roman" w:hAnsi="Times New Roman" w:cs="Times New Roman"/>
          <w:b/>
          <w:bCs/>
        </w:rPr>
        <w:t>Node.js</w:t>
      </w:r>
      <w:r w:rsidRPr="00A670AA">
        <w:rPr>
          <w:rFonts w:ascii="Times New Roman" w:hAnsi="Times New Roman" w:cs="Times New Roman"/>
        </w:rPr>
        <w:t xml:space="preserve"> and </w:t>
      </w:r>
      <w:r w:rsidRPr="00A670AA">
        <w:rPr>
          <w:rFonts w:ascii="Times New Roman" w:hAnsi="Times New Roman" w:cs="Times New Roman"/>
          <w:b/>
          <w:bCs/>
        </w:rPr>
        <w:t>Express.js</w:t>
      </w:r>
      <w:r w:rsidRPr="00A670AA">
        <w:rPr>
          <w:rFonts w:ascii="Times New Roman" w:hAnsi="Times New Roman" w:cs="Times New Roman"/>
        </w:rPr>
        <w:t xml:space="preserve">, hosted on </w:t>
      </w:r>
      <w:r w:rsidRPr="00A670AA">
        <w:rPr>
          <w:rFonts w:ascii="Times New Roman" w:hAnsi="Times New Roman" w:cs="Times New Roman"/>
          <w:b/>
          <w:bCs/>
        </w:rPr>
        <w:t>Render</w:t>
      </w:r>
      <w:r w:rsidRPr="00A670AA">
        <w:rPr>
          <w:rFonts w:ascii="Times New Roman" w:hAnsi="Times New Roman" w:cs="Times New Roman"/>
        </w:rPr>
        <w:t xml:space="preserve">, to power REST APIs for event management, </w:t>
      </w:r>
      <w:r w:rsidRPr="00A670AA">
        <w:rPr>
          <w:rFonts w:ascii="Times New Roman" w:hAnsi="Times New Roman" w:cs="Times New Roman"/>
          <w:b/>
          <w:bCs/>
        </w:rPr>
        <w:t>QR code</w:t>
      </w:r>
      <w:r w:rsidRPr="00A670AA">
        <w:rPr>
          <w:rFonts w:ascii="Times New Roman" w:hAnsi="Times New Roman" w:cs="Times New Roman"/>
        </w:rPr>
        <w:t xml:space="preserve"> generation, and user authentication. Organized in a server/ folder with routes, controllers, and models, it ensures modularity across eight modules. </w:t>
      </w:r>
      <w:r w:rsidRPr="00A670AA">
        <w:rPr>
          <w:rFonts w:ascii="Times New Roman" w:hAnsi="Times New Roman" w:cs="Times New Roman"/>
          <w:b/>
          <w:bCs/>
        </w:rPr>
        <w:t>Socket.io</w:t>
      </w:r>
      <w:r w:rsidRPr="00A670AA">
        <w:rPr>
          <w:rFonts w:ascii="Times New Roman" w:hAnsi="Times New Roman" w:cs="Times New Roman"/>
        </w:rPr>
        <w:t xml:space="preserve"> delivers </w:t>
      </w:r>
      <w:r w:rsidRPr="00A670AA">
        <w:rPr>
          <w:rFonts w:ascii="Times New Roman" w:hAnsi="Times New Roman" w:cs="Times New Roman"/>
          <w:b/>
          <w:bCs/>
        </w:rPr>
        <w:t>real-time updates</w:t>
      </w:r>
      <w:r w:rsidRPr="00A670AA">
        <w:rPr>
          <w:rFonts w:ascii="Times New Roman" w:hAnsi="Times New Roman" w:cs="Times New Roman"/>
        </w:rPr>
        <w:t xml:space="preserve"> for ticket counts,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preventing </w:t>
      </w:r>
      <w:r w:rsidRPr="00A670AA">
        <w:rPr>
          <w:rFonts w:ascii="Times New Roman" w:hAnsi="Times New Roman" w:cs="Times New Roman"/>
          <w:b/>
          <w:bCs/>
        </w:rPr>
        <w:t>Render’s</w:t>
      </w:r>
      <w:r w:rsidRPr="00A670AA">
        <w:rPr>
          <w:rFonts w:ascii="Times New Roman" w:hAnsi="Times New Roman" w:cs="Times New Roman"/>
        </w:rPr>
        <w:t xml:space="preserve"> sleep mode delays.</w:t>
      </w:r>
    </w:p>
    <w:p w14:paraId="3991FEA8" w14:textId="77777777" w:rsidR="00A670AA" w:rsidRPr="00A670AA" w:rsidRDefault="00A670AA" w:rsidP="00A670AA">
      <w:pPr>
        <w:spacing w:before="24" w:after="24" w:line="276" w:lineRule="auto"/>
        <w:ind w:firstLine="630"/>
        <w:jc w:val="both"/>
        <w:rPr>
          <w:rFonts w:ascii="Times New Roman" w:hAnsi="Times New Roman" w:cs="Times New Roman"/>
        </w:rPr>
      </w:pPr>
    </w:p>
    <w:p w14:paraId="30E33C5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APIs, such as /events/create and /bookings/</w:t>
      </w:r>
      <w:proofErr w:type="spellStart"/>
      <w:r w:rsidRPr="00A670AA">
        <w:rPr>
          <w:rFonts w:ascii="Times New Roman" w:hAnsi="Times New Roman" w:cs="Times New Roman"/>
        </w:rPr>
        <w:t>qr</w:t>
      </w:r>
      <w:proofErr w:type="spellEnd"/>
      <w:r w:rsidRPr="00A670AA">
        <w:rPr>
          <w:rFonts w:ascii="Times New Roman" w:hAnsi="Times New Roman" w:cs="Times New Roman"/>
        </w:rPr>
        <w:t xml:space="preserve">, follow REST principles, with </w:t>
      </w:r>
      <w:r w:rsidRPr="00A670AA">
        <w:rPr>
          <w:rFonts w:ascii="Times New Roman" w:hAnsi="Times New Roman" w:cs="Times New Roman"/>
          <w:b/>
          <w:bCs/>
        </w:rPr>
        <w:t>JWT</w:t>
      </w:r>
      <w:r w:rsidRPr="00A670AA">
        <w:rPr>
          <w:rFonts w:ascii="Times New Roman" w:hAnsi="Times New Roman" w:cs="Times New Roman"/>
        </w:rPr>
        <w:t xml:space="preserve"> authentication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securing endpoints.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sends </w:t>
      </w:r>
      <w:r w:rsidRPr="00A670AA">
        <w:rPr>
          <w:rFonts w:ascii="Times New Roman" w:hAnsi="Times New Roman" w:cs="Times New Roman"/>
          <w:b/>
          <w:bCs/>
        </w:rPr>
        <w:t>QR code</w:t>
      </w:r>
      <w:r w:rsidRPr="00A670AA">
        <w:rPr>
          <w:rFonts w:ascii="Times New Roman" w:hAnsi="Times New Roman" w:cs="Times New Roman"/>
        </w:rPr>
        <w:t xml:space="preserve"> emails, triggered by booking APIs.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integrated by </w:t>
      </w:r>
      <w:r w:rsidRPr="00A670AA">
        <w:rPr>
          <w:rFonts w:ascii="Times New Roman" w:hAnsi="Times New Roman" w:cs="Times New Roman"/>
          <w:b/>
          <w:bCs/>
        </w:rPr>
        <w:t>Ishu</w:t>
      </w:r>
      <w:r w:rsidRPr="00A670AA">
        <w:rPr>
          <w:rFonts w:ascii="Times New Roman" w:hAnsi="Times New Roman" w:cs="Times New Roman"/>
        </w:rPr>
        <w:t xml:space="preserve">, handle </w:t>
      </w:r>
      <w:r w:rsidRPr="00A670AA">
        <w:rPr>
          <w:rFonts w:ascii="Times New Roman" w:hAnsi="Times New Roman" w:cs="Times New Roman"/>
          <w:b/>
          <w:bCs/>
        </w:rPr>
        <w:t>AI Recommendations</w:t>
      </w:r>
      <w:r w:rsidRPr="00A670AA">
        <w:rPr>
          <w:rFonts w:ascii="Times New Roman" w:hAnsi="Times New Roman" w:cs="Times New Roman"/>
        </w:rPr>
        <w:t xml:space="preserve"> and the chatbot, processing requests on the server to reduce client load. Middleware optimizes memory usage to fit </w:t>
      </w:r>
      <w:r w:rsidRPr="00A670AA">
        <w:rPr>
          <w:rFonts w:ascii="Times New Roman" w:hAnsi="Times New Roman" w:cs="Times New Roman"/>
          <w:b/>
          <w:bCs/>
        </w:rPr>
        <w:t>Render’s</w:t>
      </w:r>
      <w:r w:rsidRPr="00A670AA">
        <w:rPr>
          <w:rFonts w:ascii="Times New Roman" w:hAnsi="Times New Roman" w:cs="Times New Roman"/>
        </w:rPr>
        <w:t xml:space="preserve"> 512 MB RAM, achieving API responses under 200ms.</w:t>
      </w:r>
    </w:p>
    <w:p w14:paraId="188D9544" w14:textId="77777777" w:rsidR="00A670AA" w:rsidRPr="00A670AA" w:rsidRDefault="00A670AA" w:rsidP="00A670AA">
      <w:pPr>
        <w:spacing w:before="24" w:after="24" w:line="276" w:lineRule="auto"/>
        <w:ind w:firstLine="630"/>
        <w:jc w:val="both"/>
        <w:rPr>
          <w:rFonts w:ascii="Times New Roman" w:hAnsi="Times New Roman" w:cs="Times New Roman"/>
        </w:rPr>
      </w:pPr>
    </w:p>
    <w:p w14:paraId="0AA4212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backend connects to </w:t>
      </w:r>
      <w:r w:rsidRPr="00A670AA">
        <w:rPr>
          <w:rFonts w:ascii="Times New Roman" w:hAnsi="Times New Roman" w:cs="Times New Roman"/>
          <w:b/>
          <w:bCs/>
        </w:rPr>
        <w:t>MongoDB Atlas</w:t>
      </w:r>
      <w:r w:rsidRPr="00A670AA">
        <w:rPr>
          <w:rFonts w:ascii="Times New Roman" w:hAnsi="Times New Roman" w:cs="Times New Roman"/>
        </w:rPr>
        <w:t xml:space="preserve">, using </w:t>
      </w:r>
      <w:r w:rsidRPr="00A670AA">
        <w:rPr>
          <w:rFonts w:ascii="Times New Roman" w:hAnsi="Times New Roman" w:cs="Times New Roman"/>
          <w:b/>
          <w:bCs/>
        </w:rPr>
        <w:t>Mongoose</w:t>
      </w:r>
      <w:r w:rsidRPr="00A670AA">
        <w:rPr>
          <w:rFonts w:ascii="Times New Roman" w:hAnsi="Times New Roman" w:cs="Times New Roman"/>
        </w:rPr>
        <w:t xml:space="preserve"> models defined by </w:t>
      </w:r>
      <w:r w:rsidRPr="00A670AA">
        <w:rPr>
          <w:rFonts w:ascii="Times New Roman" w:hAnsi="Times New Roman" w:cs="Times New Roman"/>
          <w:b/>
          <w:bCs/>
        </w:rPr>
        <w:t>Kishan</w:t>
      </w:r>
      <w:r w:rsidRPr="00A670AA">
        <w:rPr>
          <w:rFonts w:ascii="Times New Roman" w:hAnsi="Times New Roman" w:cs="Times New Roman"/>
        </w:rPr>
        <w:t xml:space="preserve"> for events, users, and bookings. Error handling ensures graceful recovery from network issues, logging errors to a logs/ file. The design supports scalability for 1000 users, with rate-limiting to prevent abuse.</w:t>
      </w:r>
    </w:p>
    <w:p w14:paraId="5597B725" w14:textId="77777777" w:rsidR="00A670AA" w:rsidRPr="00A670AA" w:rsidRDefault="00A670AA" w:rsidP="00A670AA">
      <w:pPr>
        <w:spacing w:before="24" w:after="24" w:line="276" w:lineRule="auto"/>
        <w:ind w:firstLine="630"/>
        <w:jc w:val="both"/>
        <w:rPr>
          <w:rFonts w:ascii="Times New Roman" w:hAnsi="Times New Roman" w:cs="Times New Roman"/>
        </w:rPr>
      </w:pPr>
    </w:p>
    <w:p w14:paraId="3859DD3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backend design ensures reliability and efficiency for community events, showcasing our technical expertise for our degree program. It provides a scalable foundation for future features like analytics.</w:t>
      </w:r>
    </w:p>
    <w:p w14:paraId="6A882121" w14:textId="77777777" w:rsidR="00A670AA" w:rsidRPr="00A670AA" w:rsidRDefault="00A670AA" w:rsidP="00A670AA">
      <w:pPr>
        <w:spacing w:before="24" w:after="24" w:line="276" w:lineRule="auto"/>
        <w:ind w:firstLine="630"/>
        <w:jc w:val="both"/>
        <w:rPr>
          <w:rFonts w:ascii="Times New Roman" w:hAnsi="Times New Roman" w:cs="Times New Roman"/>
        </w:rPr>
      </w:pPr>
    </w:p>
    <w:p w14:paraId="036BD7E4" w14:textId="77777777" w:rsidR="00A670AA" w:rsidRPr="00A670AA" w:rsidRDefault="00A670AA" w:rsidP="00A670AA">
      <w:pPr>
        <w:spacing w:before="24" w:after="24" w:line="276" w:lineRule="auto"/>
        <w:ind w:firstLine="630"/>
        <w:jc w:val="both"/>
        <w:rPr>
          <w:rFonts w:ascii="Times New Roman" w:hAnsi="Times New Roman" w:cs="Times New Roman"/>
        </w:rPr>
      </w:pPr>
    </w:p>
    <w:p w14:paraId="5B4604B1" w14:textId="77777777" w:rsidR="00A670AA" w:rsidRPr="00A670AA" w:rsidRDefault="00A670AA" w:rsidP="00A670AA">
      <w:pPr>
        <w:spacing w:before="24" w:after="24" w:line="276" w:lineRule="auto"/>
        <w:rPr>
          <w:rFonts w:ascii="Times New Roman" w:eastAsia="Calibri" w:hAnsi="Times New Roman" w:cs="Times New Roman"/>
          <w:b/>
          <w:bCs/>
          <w:i/>
          <w:iCs/>
        </w:rPr>
      </w:pPr>
    </w:p>
    <w:p w14:paraId="282EE35A" w14:textId="77777777" w:rsidR="00A670AA" w:rsidRPr="00A670AA" w:rsidRDefault="00A670AA" w:rsidP="00A670AA">
      <w:pPr>
        <w:spacing w:before="24" w:after="24" w:line="276" w:lineRule="auto"/>
        <w:rPr>
          <w:rFonts w:ascii="Times New Roman" w:eastAsia="Calibri" w:hAnsi="Times New Roman" w:cs="Times New Roman"/>
          <w:b/>
          <w:bCs/>
          <w:i/>
          <w:iCs/>
        </w:rPr>
      </w:pPr>
    </w:p>
    <w:p w14:paraId="29D4C080" w14:textId="77777777" w:rsidR="00A670AA" w:rsidRPr="00A670AA" w:rsidRDefault="00A670AA" w:rsidP="00A670AA">
      <w:pPr>
        <w:spacing w:before="24" w:after="24" w:line="276" w:lineRule="auto"/>
        <w:rPr>
          <w:rFonts w:ascii="Times New Roman" w:eastAsia="Calibri" w:hAnsi="Times New Roman" w:cs="Times New Roman"/>
          <w:b/>
          <w:bCs/>
          <w:i/>
          <w:iCs/>
        </w:rPr>
      </w:pPr>
    </w:p>
    <w:p w14:paraId="61E9A8F1" w14:textId="77777777" w:rsidR="00A670AA" w:rsidRPr="00A670AA" w:rsidRDefault="00A670AA" w:rsidP="00A670AA">
      <w:pPr>
        <w:spacing w:before="24" w:after="24" w:line="276" w:lineRule="auto"/>
        <w:rPr>
          <w:rFonts w:ascii="Times New Roman" w:eastAsia="Calibri" w:hAnsi="Times New Roman" w:cs="Times New Roman"/>
          <w:b/>
          <w:bCs/>
          <w:i/>
          <w:iCs/>
        </w:rPr>
      </w:pPr>
    </w:p>
    <w:p w14:paraId="5C031977" w14:textId="77777777" w:rsidR="00A670AA" w:rsidRPr="00A670AA" w:rsidRDefault="00A670AA" w:rsidP="00A670AA">
      <w:pPr>
        <w:spacing w:before="24" w:after="24" w:line="276" w:lineRule="auto"/>
        <w:rPr>
          <w:rFonts w:ascii="Times New Roman" w:eastAsia="Calibri" w:hAnsi="Times New Roman" w:cs="Times New Roman"/>
          <w:b/>
          <w:bCs/>
          <w:i/>
          <w:iCs/>
        </w:rPr>
      </w:pPr>
    </w:p>
    <w:p w14:paraId="7DF4C3FE" w14:textId="77777777" w:rsidR="00A670AA" w:rsidRPr="00A670AA" w:rsidRDefault="00A670AA" w:rsidP="00A670AA">
      <w:pPr>
        <w:spacing w:before="24" w:after="24" w:line="276" w:lineRule="auto"/>
        <w:rPr>
          <w:rFonts w:ascii="Times New Roman" w:eastAsia="Calibri" w:hAnsi="Times New Roman" w:cs="Times New Roman"/>
          <w:b/>
          <w:bCs/>
          <w:i/>
          <w:iCs/>
        </w:rPr>
      </w:pPr>
    </w:p>
    <w:p w14:paraId="320FD857" w14:textId="77777777" w:rsidR="00A670AA" w:rsidRPr="00A670AA" w:rsidRDefault="00A670AA" w:rsidP="00A670AA">
      <w:pPr>
        <w:spacing w:before="24" w:after="24" w:line="276" w:lineRule="auto"/>
        <w:rPr>
          <w:rFonts w:ascii="Times New Roman" w:eastAsia="Calibri" w:hAnsi="Times New Roman" w:cs="Times New Roman"/>
          <w:b/>
          <w:bCs/>
          <w:i/>
          <w:iCs/>
        </w:rPr>
      </w:pPr>
    </w:p>
    <w:p w14:paraId="24EB5F31" w14:textId="77777777" w:rsidR="00A670AA" w:rsidRPr="00A670AA" w:rsidRDefault="00A670AA" w:rsidP="00A670AA">
      <w:pPr>
        <w:spacing w:before="24" w:after="24" w:line="276" w:lineRule="auto"/>
        <w:rPr>
          <w:rFonts w:ascii="Times New Roman" w:eastAsia="Calibri" w:hAnsi="Times New Roman" w:cs="Times New Roman"/>
          <w:b/>
          <w:bCs/>
          <w:i/>
          <w:iCs/>
        </w:rPr>
      </w:pPr>
    </w:p>
    <w:p w14:paraId="74AFAF9E" w14:textId="77777777" w:rsidR="00A670AA" w:rsidRPr="00A670AA" w:rsidRDefault="00A670AA" w:rsidP="00A670AA">
      <w:pPr>
        <w:spacing w:before="24" w:after="24" w:line="276" w:lineRule="auto"/>
        <w:rPr>
          <w:rFonts w:ascii="Times New Roman" w:eastAsia="Calibri" w:hAnsi="Times New Roman" w:cs="Times New Roman"/>
          <w:b/>
          <w:bCs/>
          <w:i/>
          <w:iCs/>
        </w:rPr>
      </w:pPr>
    </w:p>
    <w:p w14:paraId="12F131EB" w14:textId="77777777" w:rsidR="00A670AA" w:rsidRPr="00A670AA" w:rsidRDefault="00A670AA" w:rsidP="00A670AA">
      <w:pPr>
        <w:spacing w:before="24" w:after="24" w:line="276" w:lineRule="auto"/>
        <w:rPr>
          <w:rFonts w:ascii="Times New Roman" w:eastAsia="Calibri" w:hAnsi="Times New Roman" w:cs="Times New Roman"/>
          <w:b/>
          <w:bCs/>
          <w:i/>
          <w:iCs/>
        </w:rPr>
      </w:pPr>
    </w:p>
    <w:p w14:paraId="4A14BF0A" w14:textId="77777777" w:rsidR="00A670AA" w:rsidRPr="00A670AA" w:rsidRDefault="00A670AA" w:rsidP="00A670AA">
      <w:pPr>
        <w:spacing w:before="24" w:after="24" w:line="276" w:lineRule="auto"/>
        <w:rPr>
          <w:rFonts w:ascii="Times New Roman" w:eastAsia="Calibri" w:hAnsi="Times New Roman" w:cs="Times New Roman"/>
          <w:b/>
          <w:bCs/>
          <w:i/>
          <w:iCs/>
        </w:rPr>
      </w:pPr>
    </w:p>
    <w:p w14:paraId="18F1C517" w14:textId="77777777" w:rsidR="00A670AA" w:rsidRPr="00A670AA" w:rsidRDefault="00A670AA" w:rsidP="00A670AA">
      <w:pPr>
        <w:spacing w:before="24" w:after="24" w:line="276" w:lineRule="auto"/>
        <w:rPr>
          <w:rFonts w:ascii="Times New Roman" w:eastAsia="Calibri" w:hAnsi="Times New Roman" w:cs="Times New Roman"/>
          <w:b/>
          <w:bCs/>
          <w:i/>
          <w:iCs/>
        </w:rPr>
      </w:pPr>
    </w:p>
    <w:p w14:paraId="0E22D0C2" w14:textId="77777777" w:rsidR="00A670AA" w:rsidRPr="00A670AA" w:rsidRDefault="00A670AA" w:rsidP="00A670AA">
      <w:pPr>
        <w:spacing w:before="24" w:after="24" w:line="276" w:lineRule="auto"/>
        <w:rPr>
          <w:rFonts w:ascii="Times New Roman" w:eastAsia="Calibri" w:hAnsi="Times New Roman" w:cs="Times New Roman"/>
          <w:b/>
          <w:bCs/>
          <w:i/>
          <w:iCs/>
        </w:rPr>
      </w:pPr>
    </w:p>
    <w:p w14:paraId="68AF6E4D" w14:textId="77777777" w:rsidR="00A670AA" w:rsidRPr="00A670AA" w:rsidRDefault="00A670AA" w:rsidP="00A670AA">
      <w:pPr>
        <w:spacing w:before="24" w:after="24" w:line="276" w:lineRule="auto"/>
        <w:rPr>
          <w:rFonts w:ascii="Times New Roman" w:eastAsia="Calibri" w:hAnsi="Times New Roman" w:cs="Times New Roman"/>
          <w:b/>
          <w:bCs/>
          <w:i/>
          <w:iCs/>
        </w:rPr>
      </w:pPr>
    </w:p>
    <w:tbl>
      <w:tblPr>
        <w:tblStyle w:val="TableGrid1"/>
        <w:tblW w:w="0" w:type="auto"/>
        <w:tblInd w:w="0" w:type="dxa"/>
        <w:tblLook w:val="04A0" w:firstRow="1" w:lastRow="0" w:firstColumn="1" w:lastColumn="0" w:noHBand="0" w:noVBand="1"/>
      </w:tblPr>
      <w:tblGrid>
        <w:gridCol w:w="1968"/>
        <w:gridCol w:w="6534"/>
      </w:tblGrid>
      <w:tr w:rsidR="00A670AA" w:rsidRPr="00A670AA" w14:paraId="54BE5B44"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2D277948"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lastRenderedPageBreak/>
              <w:t>API Endpoint</w:t>
            </w:r>
          </w:p>
        </w:tc>
        <w:tc>
          <w:tcPr>
            <w:tcW w:w="0" w:type="auto"/>
            <w:tcBorders>
              <w:top w:val="single" w:sz="4" w:space="0" w:color="auto"/>
              <w:left w:val="single" w:sz="4" w:space="0" w:color="auto"/>
              <w:bottom w:val="single" w:sz="4" w:space="0" w:color="auto"/>
              <w:right w:val="single" w:sz="4" w:space="0" w:color="auto"/>
            </w:tcBorders>
            <w:hideMark/>
          </w:tcPr>
          <w:p w14:paraId="5E649BEA"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Function</w:t>
            </w:r>
          </w:p>
        </w:tc>
      </w:tr>
      <w:tr w:rsidR="00A670AA" w:rsidRPr="00A670AA" w14:paraId="33E49F46"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25C011D4"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r w:rsidRPr="00A670AA">
              <w:rPr>
                <w:rFonts w:ascii="Times New Roman" w:hAnsi="Times New Roman"/>
                <w:i/>
                <w:iCs/>
              </w:rPr>
              <w:t>api</w:t>
            </w:r>
            <w:proofErr w:type="spellEnd"/>
            <w:r w:rsidRPr="00A670AA">
              <w:rPr>
                <w:rFonts w:ascii="Times New Roman" w:hAnsi="Times New Roman"/>
                <w:i/>
                <w:iCs/>
              </w:rPr>
              <w:t>/events</w:t>
            </w:r>
          </w:p>
        </w:tc>
        <w:tc>
          <w:tcPr>
            <w:tcW w:w="0" w:type="auto"/>
            <w:tcBorders>
              <w:top w:val="single" w:sz="4" w:space="0" w:color="auto"/>
              <w:left w:val="single" w:sz="4" w:space="0" w:color="auto"/>
              <w:bottom w:val="single" w:sz="4" w:space="0" w:color="auto"/>
              <w:right w:val="single" w:sz="4" w:space="0" w:color="auto"/>
            </w:tcBorders>
            <w:hideMark/>
          </w:tcPr>
          <w:p w14:paraId="5478A87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GET: Retrieves a list of all events with details (title, date, location, etc.). Accessible to all roles.</w:t>
            </w:r>
          </w:p>
        </w:tc>
      </w:tr>
      <w:tr w:rsidR="00A670AA" w:rsidRPr="00A670AA" w14:paraId="694AC353"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4BF0E6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r w:rsidRPr="00A670AA">
              <w:rPr>
                <w:rFonts w:ascii="Times New Roman" w:hAnsi="Times New Roman"/>
                <w:i/>
                <w:iCs/>
              </w:rPr>
              <w:t>api</w:t>
            </w:r>
            <w:proofErr w:type="spellEnd"/>
            <w:r w:rsidRPr="00A670AA">
              <w:rPr>
                <w:rFonts w:ascii="Times New Roman" w:hAnsi="Times New Roman"/>
                <w:i/>
                <w:iCs/>
              </w:rPr>
              <w:t>/events</w:t>
            </w:r>
          </w:p>
        </w:tc>
        <w:tc>
          <w:tcPr>
            <w:tcW w:w="0" w:type="auto"/>
            <w:tcBorders>
              <w:top w:val="single" w:sz="4" w:space="0" w:color="auto"/>
              <w:left w:val="single" w:sz="4" w:space="0" w:color="auto"/>
              <w:bottom w:val="single" w:sz="4" w:space="0" w:color="auto"/>
              <w:right w:val="single" w:sz="4" w:space="0" w:color="auto"/>
            </w:tcBorders>
            <w:hideMark/>
          </w:tcPr>
          <w:p w14:paraId="10996F2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POST: Creates a new event with provided details (title, date, venue, etc.). Restricted to organizers.</w:t>
            </w:r>
          </w:p>
        </w:tc>
      </w:tr>
      <w:tr w:rsidR="00A670AA" w:rsidRPr="00A670AA" w14:paraId="2A5AA7BE"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743426E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proofErr w:type="gramStart"/>
            <w:r w:rsidRPr="00A670AA">
              <w:rPr>
                <w:rFonts w:ascii="Times New Roman" w:hAnsi="Times New Roman"/>
                <w:i/>
                <w:iCs/>
              </w:rPr>
              <w:t>api</w:t>
            </w:r>
            <w:proofErr w:type="spellEnd"/>
            <w:proofErr w:type="gramEnd"/>
            <w:r w:rsidRPr="00A670AA">
              <w:rPr>
                <w:rFonts w:ascii="Times New Roman" w:hAnsi="Times New Roman"/>
                <w:i/>
                <w:iCs/>
              </w:rPr>
              <w:t>/events/{id}</w:t>
            </w:r>
          </w:p>
        </w:tc>
        <w:tc>
          <w:tcPr>
            <w:tcW w:w="0" w:type="auto"/>
            <w:tcBorders>
              <w:top w:val="single" w:sz="4" w:space="0" w:color="auto"/>
              <w:left w:val="single" w:sz="4" w:space="0" w:color="auto"/>
              <w:bottom w:val="single" w:sz="4" w:space="0" w:color="auto"/>
              <w:right w:val="single" w:sz="4" w:space="0" w:color="auto"/>
            </w:tcBorders>
            <w:hideMark/>
          </w:tcPr>
          <w:p w14:paraId="0FC597BB"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GET: Fetches details of a specific event by ID. Accessible to all roles.</w:t>
            </w:r>
          </w:p>
        </w:tc>
      </w:tr>
      <w:tr w:rsidR="00A670AA" w:rsidRPr="00A670AA" w14:paraId="7F57FE09"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72E1F073"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proofErr w:type="gramStart"/>
            <w:r w:rsidRPr="00A670AA">
              <w:rPr>
                <w:rFonts w:ascii="Times New Roman" w:hAnsi="Times New Roman"/>
                <w:i/>
                <w:iCs/>
              </w:rPr>
              <w:t>api</w:t>
            </w:r>
            <w:proofErr w:type="spellEnd"/>
            <w:proofErr w:type="gramEnd"/>
            <w:r w:rsidRPr="00A670AA">
              <w:rPr>
                <w:rFonts w:ascii="Times New Roman" w:hAnsi="Times New Roman"/>
                <w:i/>
                <w:iCs/>
              </w:rPr>
              <w:t>/events/{id}</w:t>
            </w:r>
          </w:p>
        </w:tc>
        <w:tc>
          <w:tcPr>
            <w:tcW w:w="0" w:type="auto"/>
            <w:tcBorders>
              <w:top w:val="single" w:sz="4" w:space="0" w:color="auto"/>
              <w:left w:val="single" w:sz="4" w:space="0" w:color="auto"/>
              <w:bottom w:val="single" w:sz="4" w:space="0" w:color="auto"/>
              <w:right w:val="single" w:sz="4" w:space="0" w:color="auto"/>
            </w:tcBorders>
            <w:hideMark/>
          </w:tcPr>
          <w:p w14:paraId="60D2501B"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PUT: Updates an existing event’s details. Restricted to organizers and admins.</w:t>
            </w:r>
          </w:p>
        </w:tc>
      </w:tr>
      <w:tr w:rsidR="00A670AA" w:rsidRPr="00A670AA" w14:paraId="3C098E5E"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DB9A47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proofErr w:type="gramStart"/>
            <w:r w:rsidRPr="00A670AA">
              <w:rPr>
                <w:rFonts w:ascii="Times New Roman" w:hAnsi="Times New Roman"/>
                <w:i/>
                <w:iCs/>
              </w:rPr>
              <w:t>api</w:t>
            </w:r>
            <w:proofErr w:type="spellEnd"/>
            <w:proofErr w:type="gramEnd"/>
            <w:r w:rsidRPr="00A670AA">
              <w:rPr>
                <w:rFonts w:ascii="Times New Roman" w:hAnsi="Times New Roman"/>
                <w:i/>
                <w:iCs/>
              </w:rPr>
              <w:t>/events/{id}</w:t>
            </w:r>
          </w:p>
        </w:tc>
        <w:tc>
          <w:tcPr>
            <w:tcW w:w="0" w:type="auto"/>
            <w:tcBorders>
              <w:top w:val="single" w:sz="4" w:space="0" w:color="auto"/>
              <w:left w:val="single" w:sz="4" w:space="0" w:color="auto"/>
              <w:bottom w:val="single" w:sz="4" w:space="0" w:color="auto"/>
              <w:right w:val="single" w:sz="4" w:space="0" w:color="auto"/>
            </w:tcBorders>
            <w:hideMark/>
          </w:tcPr>
          <w:p w14:paraId="05E84E1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DELETE: Removes an event by ID. Restricted to admins.</w:t>
            </w:r>
          </w:p>
        </w:tc>
      </w:tr>
      <w:tr w:rsidR="00A670AA" w:rsidRPr="00A670AA" w14:paraId="63E0F5B2"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55A79233"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r w:rsidRPr="00A670AA">
              <w:rPr>
                <w:rFonts w:ascii="Times New Roman" w:hAnsi="Times New Roman"/>
                <w:i/>
                <w:iCs/>
              </w:rPr>
              <w:t>api</w:t>
            </w:r>
            <w:proofErr w:type="spellEnd"/>
            <w:r w:rsidRPr="00A670AA">
              <w:rPr>
                <w:rFonts w:ascii="Times New Roman" w:hAnsi="Times New Roman"/>
                <w:i/>
                <w:iCs/>
              </w:rPr>
              <w:t>/bookings</w:t>
            </w:r>
          </w:p>
        </w:tc>
        <w:tc>
          <w:tcPr>
            <w:tcW w:w="0" w:type="auto"/>
            <w:tcBorders>
              <w:top w:val="single" w:sz="4" w:space="0" w:color="auto"/>
              <w:left w:val="single" w:sz="4" w:space="0" w:color="auto"/>
              <w:bottom w:val="single" w:sz="4" w:space="0" w:color="auto"/>
              <w:right w:val="single" w:sz="4" w:space="0" w:color="auto"/>
            </w:tcBorders>
            <w:hideMark/>
          </w:tcPr>
          <w:p w14:paraId="18A09781"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POST: Allows attendees to book an event, storing user ID, event ID, and booking status.</w:t>
            </w:r>
          </w:p>
        </w:tc>
      </w:tr>
      <w:tr w:rsidR="00A670AA" w:rsidRPr="00A670AA" w14:paraId="17EB65FB"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83E929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r w:rsidRPr="00A670AA">
              <w:rPr>
                <w:rFonts w:ascii="Times New Roman" w:hAnsi="Times New Roman"/>
                <w:i/>
                <w:iCs/>
              </w:rPr>
              <w:t>api</w:t>
            </w:r>
            <w:proofErr w:type="spellEnd"/>
            <w:r w:rsidRPr="00A670AA">
              <w:rPr>
                <w:rFonts w:ascii="Times New Roman" w:hAnsi="Times New Roman"/>
                <w:i/>
                <w:iCs/>
              </w:rPr>
              <w:t>/bookings</w:t>
            </w:r>
          </w:p>
        </w:tc>
        <w:tc>
          <w:tcPr>
            <w:tcW w:w="0" w:type="auto"/>
            <w:tcBorders>
              <w:top w:val="single" w:sz="4" w:space="0" w:color="auto"/>
              <w:left w:val="single" w:sz="4" w:space="0" w:color="auto"/>
              <w:bottom w:val="single" w:sz="4" w:space="0" w:color="auto"/>
              <w:right w:val="single" w:sz="4" w:space="0" w:color="auto"/>
            </w:tcBorders>
            <w:hideMark/>
          </w:tcPr>
          <w:p w14:paraId="238A9E66"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GET: Retrieves a list of bookings for the logged-in user (attendee) or all bookings (admin).</w:t>
            </w:r>
          </w:p>
        </w:tc>
      </w:tr>
      <w:tr w:rsidR="00A670AA" w:rsidRPr="00A670AA" w14:paraId="608ED195"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CB40721"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proofErr w:type="gramStart"/>
            <w:r w:rsidRPr="00A670AA">
              <w:rPr>
                <w:rFonts w:ascii="Times New Roman" w:hAnsi="Times New Roman"/>
                <w:i/>
                <w:iCs/>
              </w:rPr>
              <w:t>api</w:t>
            </w:r>
            <w:proofErr w:type="spellEnd"/>
            <w:proofErr w:type="gramEnd"/>
            <w:r w:rsidRPr="00A670AA">
              <w:rPr>
                <w:rFonts w:ascii="Times New Roman" w:hAnsi="Times New Roman"/>
                <w:i/>
                <w:iCs/>
              </w:rPr>
              <w:t>/bookings/{id}</w:t>
            </w:r>
          </w:p>
        </w:tc>
        <w:tc>
          <w:tcPr>
            <w:tcW w:w="0" w:type="auto"/>
            <w:tcBorders>
              <w:top w:val="single" w:sz="4" w:space="0" w:color="auto"/>
              <w:left w:val="single" w:sz="4" w:space="0" w:color="auto"/>
              <w:bottom w:val="single" w:sz="4" w:space="0" w:color="auto"/>
              <w:right w:val="single" w:sz="4" w:space="0" w:color="auto"/>
            </w:tcBorders>
            <w:hideMark/>
          </w:tcPr>
          <w:p w14:paraId="618258A0"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GET: Fetches details of a specific booking by ID. Accessible to attendee (own bookings) and admins.</w:t>
            </w:r>
          </w:p>
        </w:tc>
      </w:tr>
      <w:tr w:rsidR="00A670AA" w:rsidRPr="00A670AA" w14:paraId="7040AEA1"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20B2AB3"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proofErr w:type="gramStart"/>
            <w:r w:rsidRPr="00A670AA">
              <w:rPr>
                <w:rFonts w:ascii="Times New Roman" w:hAnsi="Times New Roman"/>
                <w:i/>
                <w:iCs/>
              </w:rPr>
              <w:t>api</w:t>
            </w:r>
            <w:proofErr w:type="spellEnd"/>
            <w:proofErr w:type="gramEnd"/>
            <w:r w:rsidRPr="00A670AA">
              <w:rPr>
                <w:rFonts w:ascii="Times New Roman" w:hAnsi="Times New Roman"/>
                <w:i/>
                <w:iCs/>
              </w:rPr>
              <w:t>/bookings/{id}</w:t>
            </w:r>
          </w:p>
        </w:tc>
        <w:tc>
          <w:tcPr>
            <w:tcW w:w="0" w:type="auto"/>
            <w:tcBorders>
              <w:top w:val="single" w:sz="4" w:space="0" w:color="auto"/>
              <w:left w:val="single" w:sz="4" w:space="0" w:color="auto"/>
              <w:bottom w:val="single" w:sz="4" w:space="0" w:color="auto"/>
              <w:right w:val="single" w:sz="4" w:space="0" w:color="auto"/>
            </w:tcBorders>
            <w:hideMark/>
          </w:tcPr>
          <w:p w14:paraId="6172129B"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DELETE: Cancels a booking by ID. Restricted to attendees (own bookings) and admins.</w:t>
            </w:r>
          </w:p>
        </w:tc>
      </w:tr>
      <w:tr w:rsidR="00A670AA" w:rsidRPr="00A670AA" w14:paraId="79EAAEC4"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7C784D06"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r w:rsidRPr="00A670AA">
              <w:rPr>
                <w:rFonts w:ascii="Times New Roman" w:hAnsi="Times New Roman"/>
                <w:i/>
                <w:iCs/>
              </w:rPr>
              <w:t>api</w:t>
            </w:r>
            <w:proofErr w:type="spellEnd"/>
            <w:r w:rsidRPr="00A670AA">
              <w:rPr>
                <w:rFonts w:ascii="Times New Roman" w:hAnsi="Times New Roman"/>
                <w:i/>
                <w:iCs/>
              </w:rPr>
              <w:t>/users</w:t>
            </w:r>
          </w:p>
        </w:tc>
        <w:tc>
          <w:tcPr>
            <w:tcW w:w="0" w:type="auto"/>
            <w:tcBorders>
              <w:top w:val="single" w:sz="4" w:space="0" w:color="auto"/>
              <w:left w:val="single" w:sz="4" w:space="0" w:color="auto"/>
              <w:bottom w:val="single" w:sz="4" w:space="0" w:color="auto"/>
              <w:right w:val="single" w:sz="4" w:space="0" w:color="auto"/>
            </w:tcBorders>
            <w:hideMark/>
          </w:tcPr>
          <w:p w14:paraId="2E2FC6CF"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GET: Retrieves user profile data. Accessible to logged-in users (own data) and admins (all users).</w:t>
            </w:r>
          </w:p>
        </w:tc>
      </w:tr>
      <w:tr w:rsidR="00A670AA" w:rsidRPr="00A670AA" w14:paraId="6AC83A9E"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B3F7E8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w:t>
            </w:r>
            <w:proofErr w:type="spellStart"/>
            <w:proofErr w:type="gramStart"/>
            <w:r w:rsidRPr="00A670AA">
              <w:rPr>
                <w:rFonts w:ascii="Times New Roman" w:hAnsi="Times New Roman"/>
                <w:i/>
                <w:iCs/>
              </w:rPr>
              <w:t>api</w:t>
            </w:r>
            <w:proofErr w:type="spellEnd"/>
            <w:proofErr w:type="gramEnd"/>
            <w:r w:rsidRPr="00A670AA">
              <w:rPr>
                <w:rFonts w:ascii="Times New Roman" w:hAnsi="Times New Roman"/>
                <w:i/>
                <w:iCs/>
              </w:rPr>
              <w:t>/users/{id}</w:t>
            </w:r>
          </w:p>
        </w:tc>
        <w:tc>
          <w:tcPr>
            <w:tcW w:w="0" w:type="auto"/>
            <w:tcBorders>
              <w:top w:val="single" w:sz="4" w:space="0" w:color="auto"/>
              <w:left w:val="single" w:sz="4" w:space="0" w:color="auto"/>
              <w:bottom w:val="single" w:sz="4" w:space="0" w:color="auto"/>
              <w:right w:val="single" w:sz="4" w:space="0" w:color="auto"/>
            </w:tcBorders>
            <w:hideMark/>
          </w:tcPr>
          <w:p w14:paraId="0DE6D00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PUT: Updates user profile (e.g., name, role). Restricted to logged-in users (own data) and admins.</w:t>
            </w:r>
          </w:p>
        </w:tc>
      </w:tr>
    </w:tbl>
    <w:p w14:paraId="1E7DAC92" w14:textId="77777777" w:rsidR="00A670AA" w:rsidRPr="00A670AA" w:rsidRDefault="00A670AA" w:rsidP="00A670AA">
      <w:pPr>
        <w:spacing w:before="24" w:after="24" w:line="276" w:lineRule="auto"/>
        <w:rPr>
          <w:rFonts w:ascii="Times New Roman" w:eastAsia="Calibri" w:hAnsi="Times New Roman" w:cs="Times New Roman"/>
        </w:rPr>
      </w:pPr>
    </w:p>
    <w:p w14:paraId="5652298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Table 1.1: Key APIs for Event Booking &amp; Management System</w:t>
      </w:r>
    </w:p>
    <w:p w14:paraId="29107E6F"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78CF1FFE"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D0B51E7"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3.4 Database Schema</w:t>
      </w:r>
    </w:p>
    <w:p w14:paraId="7651E3D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E9F39B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D756CA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database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designed by </w:t>
      </w:r>
      <w:r w:rsidRPr="00A670AA">
        <w:rPr>
          <w:rFonts w:ascii="Times New Roman" w:hAnsi="Times New Roman" w:cs="Times New Roman"/>
          <w:b/>
          <w:bCs/>
        </w:rPr>
        <w:t>Kishan</w:t>
      </w:r>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uses </w:t>
      </w:r>
      <w:r w:rsidRPr="00A670AA">
        <w:rPr>
          <w:rFonts w:ascii="Times New Roman" w:hAnsi="Times New Roman" w:cs="Times New Roman"/>
          <w:b/>
          <w:bCs/>
        </w:rPr>
        <w:t>MongoDB Atlas</w:t>
      </w:r>
      <w:r w:rsidRPr="00A670AA">
        <w:rPr>
          <w:rFonts w:ascii="Times New Roman" w:hAnsi="Times New Roman" w:cs="Times New Roman"/>
        </w:rPr>
        <w:t xml:space="preserve"> with </w:t>
      </w:r>
      <w:r w:rsidRPr="00A670AA">
        <w:rPr>
          <w:rFonts w:ascii="Times New Roman" w:hAnsi="Times New Roman" w:cs="Times New Roman"/>
          <w:b/>
          <w:bCs/>
        </w:rPr>
        <w:t>Mongoose</w:t>
      </w:r>
      <w:r w:rsidRPr="00A670AA">
        <w:rPr>
          <w:rFonts w:ascii="Times New Roman" w:hAnsi="Times New Roman" w:cs="Times New Roman"/>
        </w:rPr>
        <w:t xml:space="preserve"> schemas to store data efficiently within its 512 MB free-tier limit. The schema supports three core collections: </w:t>
      </w:r>
      <w:r w:rsidRPr="00A670AA">
        <w:rPr>
          <w:rFonts w:ascii="Times New Roman" w:hAnsi="Times New Roman" w:cs="Times New Roman"/>
          <w:b/>
          <w:bCs/>
        </w:rPr>
        <w:t>Users</w:t>
      </w:r>
      <w:r w:rsidRPr="00A670AA">
        <w:rPr>
          <w:rFonts w:ascii="Times New Roman" w:hAnsi="Times New Roman" w:cs="Times New Roman"/>
        </w:rPr>
        <w:t xml:space="preserve">, </w:t>
      </w:r>
      <w:r w:rsidRPr="00A670AA">
        <w:rPr>
          <w:rFonts w:ascii="Times New Roman" w:hAnsi="Times New Roman" w:cs="Times New Roman"/>
          <w:b/>
          <w:bCs/>
        </w:rPr>
        <w:t>Events</w:t>
      </w:r>
      <w:r w:rsidRPr="00A670AA">
        <w:rPr>
          <w:rFonts w:ascii="Times New Roman" w:hAnsi="Times New Roman" w:cs="Times New Roman"/>
        </w:rPr>
        <w:t xml:space="preserve">, and </w:t>
      </w:r>
      <w:r w:rsidRPr="00A670AA">
        <w:rPr>
          <w:rFonts w:ascii="Times New Roman" w:hAnsi="Times New Roman" w:cs="Times New Roman"/>
          <w:b/>
          <w:bCs/>
        </w:rPr>
        <w:t>Bookings</w:t>
      </w:r>
      <w:r w:rsidRPr="00A670AA">
        <w:rPr>
          <w:rFonts w:ascii="Times New Roman" w:hAnsi="Times New Roman" w:cs="Times New Roman"/>
        </w:rPr>
        <w:t xml:space="preserve">, optimized for </w:t>
      </w:r>
      <w:r w:rsidRPr="00A670AA">
        <w:rPr>
          <w:rFonts w:ascii="Times New Roman" w:hAnsi="Times New Roman" w:cs="Times New Roman"/>
          <w:b/>
          <w:bCs/>
        </w:rPr>
        <w:t>QR code</w:t>
      </w:r>
      <w:r w:rsidRPr="00A670AA">
        <w:rPr>
          <w:rFonts w:ascii="Times New Roman" w:hAnsi="Times New Roman" w:cs="Times New Roman"/>
        </w:rPr>
        <w:t xml:space="preserve"> storage and fast queries under 100ms. Indexes on fields like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rPr>
        <w:t>userId</w:t>
      </w:r>
      <w:proofErr w:type="spellEnd"/>
      <w:r w:rsidRPr="00A670AA">
        <w:rPr>
          <w:rFonts w:ascii="Times New Roman" w:hAnsi="Times New Roman" w:cs="Times New Roman"/>
        </w:rPr>
        <w:t xml:space="preserve"> ensure performance for 1000 users.</w:t>
      </w:r>
    </w:p>
    <w:p w14:paraId="1CD640B3" w14:textId="77777777" w:rsidR="00A670AA" w:rsidRPr="00A670AA" w:rsidRDefault="00A670AA" w:rsidP="00A670AA">
      <w:pPr>
        <w:spacing w:before="24" w:after="24" w:line="276" w:lineRule="auto"/>
        <w:ind w:firstLine="630"/>
        <w:jc w:val="both"/>
        <w:rPr>
          <w:rFonts w:ascii="Times New Roman" w:hAnsi="Times New Roman" w:cs="Times New Roman"/>
        </w:rPr>
      </w:pPr>
    </w:p>
    <w:p w14:paraId="627CDA9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Users</w:t>
      </w:r>
      <w:r w:rsidRPr="00A670AA">
        <w:rPr>
          <w:rFonts w:ascii="Times New Roman" w:hAnsi="Times New Roman" w:cs="Times New Roman"/>
        </w:rPr>
        <w:t xml:space="preserve"> collection stores user details (email, hashed password, role: attendee/organizer/admin), enabling </w:t>
      </w:r>
      <w:r w:rsidRPr="00A670AA">
        <w:rPr>
          <w:rFonts w:ascii="Times New Roman" w:hAnsi="Times New Roman" w:cs="Times New Roman"/>
          <w:b/>
          <w:bCs/>
        </w:rPr>
        <w:t>JWT</w:t>
      </w:r>
      <w:r w:rsidRPr="00A670AA">
        <w:rPr>
          <w:rFonts w:ascii="Times New Roman" w:hAnsi="Times New Roman" w:cs="Times New Roman"/>
        </w:rPr>
        <w:t xml:space="preserve">-based authentication. The </w:t>
      </w:r>
      <w:r w:rsidRPr="00A670AA">
        <w:rPr>
          <w:rFonts w:ascii="Times New Roman" w:hAnsi="Times New Roman" w:cs="Times New Roman"/>
          <w:b/>
          <w:bCs/>
        </w:rPr>
        <w:t>Events</w:t>
      </w:r>
      <w:r w:rsidRPr="00A670AA">
        <w:rPr>
          <w:rFonts w:ascii="Times New Roman" w:hAnsi="Times New Roman" w:cs="Times New Roman"/>
        </w:rPr>
        <w:t xml:space="preserve"> collection holds event data (title, date, capacity, </w:t>
      </w:r>
      <w:proofErr w:type="spellStart"/>
      <w:r w:rsidRPr="00A670AA">
        <w:rPr>
          <w:rFonts w:ascii="Times New Roman" w:hAnsi="Times New Roman" w:cs="Times New Roman"/>
        </w:rPr>
        <w:t>organizerId</w:t>
      </w:r>
      <w:proofErr w:type="spellEnd"/>
      <w:r w:rsidRPr="00A670AA">
        <w:rPr>
          <w:rFonts w:ascii="Times New Roman" w:hAnsi="Times New Roman" w:cs="Times New Roman"/>
        </w:rPr>
        <w:t xml:space="preserve">), supporting creation and listing. The </w:t>
      </w:r>
      <w:r w:rsidRPr="00A670AA">
        <w:rPr>
          <w:rFonts w:ascii="Times New Roman" w:hAnsi="Times New Roman" w:cs="Times New Roman"/>
          <w:b/>
          <w:bCs/>
        </w:rPr>
        <w:t>Bookings</w:t>
      </w:r>
      <w:r w:rsidRPr="00A670AA">
        <w:rPr>
          <w:rFonts w:ascii="Times New Roman" w:hAnsi="Times New Roman" w:cs="Times New Roman"/>
        </w:rPr>
        <w:t xml:space="preserve"> collection links users to events, storing </w:t>
      </w:r>
      <w:r w:rsidRPr="00A670AA">
        <w:rPr>
          <w:rFonts w:ascii="Times New Roman" w:hAnsi="Times New Roman" w:cs="Times New Roman"/>
          <w:b/>
          <w:bCs/>
        </w:rPr>
        <w:t>QR code</w:t>
      </w:r>
      <w:r w:rsidRPr="00A670AA">
        <w:rPr>
          <w:rFonts w:ascii="Times New Roman" w:hAnsi="Times New Roman" w:cs="Times New Roman"/>
        </w:rPr>
        <w:t xml:space="preserve"> data as base64 strings, minimizing storage use. </w:t>
      </w:r>
      <w:r w:rsidRPr="00A670AA">
        <w:rPr>
          <w:rFonts w:ascii="Times New Roman" w:hAnsi="Times New Roman" w:cs="Times New Roman"/>
          <w:b/>
          <w:bCs/>
        </w:rPr>
        <w:t>Kishan</w:t>
      </w:r>
      <w:r w:rsidRPr="00A670AA">
        <w:rPr>
          <w:rFonts w:ascii="Times New Roman" w:hAnsi="Times New Roman" w:cs="Times New Roman"/>
        </w:rPr>
        <w:t xml:space="preserve"> designed lean schemas to fit 5000 events, avoiding unnecessary fields.</w:t>
      </w:r>
    </w:p>
    <w:p w14:paraId="6ADA71E0" w14:textId="77777777" w:rsidR="00A670AA" w:rsidRPr="00A670AA" w:rsidRDefault="00A670AA" w:rsidP="00A670AA">
      <w:pPr>
        <w:spacing w:before="24" w:after="24" w:line="276" w:lineRule="auto"/>
        <w:jc w:val="both"/>
        <w:rPr>
          <w:rFonts w:ascii="Times New Roman" w:hAnsi="Times New Roman" w:cs="Times New Roman"/>
        </w:rPr>
      </w:pPr>
    </w:p>
    <w:p w14:paraId="594F7FD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schema ensures efficient data management for community events, reflecting our technical capabilities for our degree program. It supports scalability and future enhancements like analytics.</w:t>
      </w:r>
      <w:r w:rsidRPr="00A670AA">
        <w:rPr>
          <w:rFonts w:ascii="Times New Roman" w:hAnsi="Times New Roman" w:cs="Times New Roman"/>
        </w:rPr>
        <w:br w:type="page"/>
      </w:r>
    </w:p>
    <w:p w14:paraId="59E8DA89"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5149BC6"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 xml:space="preserve">3.5 API Design </w:t>
      </w:r>
    </w:p>
    <w:p w14:paraId="12A8EB40" w14:textId="77777777" w:rsidR="00A670AA" w:rsidRPr="00A670AA" w:rsidRDefault="00A670AA" w:rsidP="00A670AA">
      <w:pPr>
        <w:spacing w:before="24" w:after="24" w:line="276" w:lineRule="auto"/>
        <w:ind w:firstLine="630"/>
        <w:jc w:val="both"/>
        <w:rPr>
          <w:rFonts w:ascii="Times New Roman" w:hAnsi="Times New Roman" w:cs="Times New Roman"/>
        </w:rPr>
      </w:pPr>
    </w:p>
    <w:p w14:paraId="7555B470" w14:textId="77777777" w:rsidR="00A670AA" w:rsidRPr="00A670AA" w:rsidRDefault="00A670AA" w:rsidP="00A670AA">
      <w:pPr>
        <w:spacing w:before="24" w:after="24" w:line="276" w:lineRule="auto"/>
        <w:ind w:firstLine="630"/>
        <w:jc w:val="both"/>
        <w:rPr>
          <w:rFonts w:ascii="Times New Roman" w:hAnsi="Times New Roman" w:cs="Times New Roman"/>
        </w:rPr>
      </w:pPr>
    </w:p>
    <w:p w14:paraId="73F823B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API design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crafted by </w:t>
      </w:r>
      <w:r w:rsidRPr="00A670AA">
        <w:rPr>
          <w:rFonts w:ascii="Times New Roman" w:hAnsi="Times New Roman" w:cs="Times New Roman"/>
          <w:b/>
          <w:bCs/>
        </w:rPr>
        <w:t>Ishu</w:t>
      </w:r>
      <w:r w:rsidRPr="00A670AA">
        <w:rPr>
          <w:rFonts w:ascii="Times New Roman" w:hAnsi="Times New Roman" w:cs="Times New Roman"/>
        </w:rPr>
        <w:t xml:space="preserve"> in 2.5 months, uses </w:t>
      </w:r>
      <w:r w:rsidRPr="00A670AA">
        <w:rPr>
          <w:rFonts w:ascii="Times New Roman" w:hAnsi="Times New Roman" w:cs="Times New Roman"/>
          <w:b/>
          <w:bCs/>
        </w:rPr>
        <w:t>Express.js</w:t>
      </w:r>
      <w:r w:rsidRPr="00A670AA">
        <w:rPr>
          <w:rFonts w:ascii="Times New Roman" w:hAnsi="Times New Roman" w:cs="Times New Roman"/>
        </w:rPr>
        <w:t xml:space="preserve"> on </w:t>
      </w:r>
      <w:r w:rsidRPr="00A670AA">
        <w:rPr>
          <w:rFonts w:ascii="Times New Roman" w:hAnsi="Times New Roman" w:cs="Times New Roman"/>
          <w:b/>
          <w:bCs/>
        </w:rPr>
        <w:t>Render</w:t>
      </w:r>
      <w:r w:rsidRPr="00A670AA">
        <w:rPr>
          <w:rFonts w:ascii="Times New Roman" w:hAnsi="Times New Roman" w:cs="Times New Roman"/>
        </w:rPr>
        <w:t xml:space="preserve"> to provide RESTful endpoints for event management, </w:t>
      </w:r>
      <w:r w:rsidRPr="00A670AA">
        <w:rPr>
          <w:rFonts w:ascii="Times New Roman" w:hAnsi="Times New Roman" w:cs="Times New Roman"/>
          <w:b/>
          <w:bCs/>
        </w:rPr>
        <w:t>QR code</w:t>
      </w:r>
      <w:r w:rsidRPr="00A670AA">
        <w:rPr>
          <w:rFonts w:ascii="Times New Roman" w:hAnsi="Times New Roman" w:cs="Times New Roman"/>
        </w:rPr>
        <w:t xml:space="preserve"> generation, and user authentication. Hosted in the server/routes/ folder, APIs are grouped by functionality: /users, /events, /bookings, and /ai, secured with </w:t>
      </w:r>
      <w:r w:rsidRPr="00A670AA">
        <w:rPr>
          <w:rFonts w:ascii="Times New Roman" w:hAnsi="Times New Roman" w:cs="Times New Roman"/>
          <w:b/>
          <w:bCs/>
        </w:rPr>
        <w:t>JWT</w:t>
      </w:r>
      <w:r w:rsidRPr="00A670AA">
        <w:rPr>
          <w:rFonts w:ascii="Times New Roman" w:hAnsi="Times New Roman" w:cs="Times New Roman"/>
        </w:rPr>
        <w:t xml:space="preserve">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Responses are JSON-formatted, with status codes (200, 404, 500) for clarity.</w:t>
      </w:r>
    </w:p>
    <w:p w14:paraId="1180485B" w14:textId="77777777" w:rsidR="00A670AA" w:rsidRPr="00A670AA" w:rsidRDefault="00A670AA" w:rsidP="00A670AA">
      <w:pPr>
        <w:spacing w:before="24" w:after="24" w:line="276" w:lineRule="auto"/>
        <w:ind w:firstLine="630"/>
        <w:jc w:val="both"/>
        <w:rPr>
          <w:rFonts w:ascii="Times New Roman" w:hAnsi="Times New Roman" w:cs="Times New Roman"/>
        </w:rPr>
      </w:pPr>
    </w:p>
    <w:p w14:paraId="0164892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Key endpoints include POST /events/create (organizers create events), GET /events (attendees browse events), POST /bookings (generate </w:t>
      </w:r>
      <w:r w:rsidRPr="00A670AA">
        <w:rPr>
          <w:rFonts w:ascii="Times New Roman" w:hAnsi="Times New Roman" w:cs="Times New Roman"/>
          <w:b/>
          <w:bCs/>
        </w:rPr>
        <w:t>QR code</w:t>
      </w:r>
      <w:r w:rsidRPr="00A670AA">
        <w:rPr>
          <w:rFonts w:ascii="Times New Roman" w:hAnsi="Times New Roman" w:cs="Times New Roman"/>
        </w:rPr>
        <w:t xml:space="preserve"> and email via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and GET /ai/recommend (fetch </w:t>
      </w:r>
      <w:r w:rsidRPr="00A670AA">
        <w:rPr>
          <w:rFonts w:ascii="Times New Roman" w:hAnsi="Times New Roman" w:cs="Times New Roman"/>
          <w:b/>
          <w:bCs/>
        </w:rPr>
        <w:t>TensorFlow.js</w:t>
      </w:r>
      <w:r w:rsidRPr="00A670AA">
        <w:rPr>
          <w:rFonts w:ascii="Times New Roman" w:hAnsi="Times New Roman" w:cs="Times New Roman"/>
        </w:rPr>
        <w:t xml:space="preserve"> recommendations). </w:t>
      </w:r>
      <w:r w:rsidRPr="00A670AA">
        <w:rPr>
          <w:rFonts w:ascii="Times New Roman" w:hAnsi="Times New Roman" w:cs="Times New Roman"/>
          <w:b/>
          <w:bCs/>
        </w:rPr>
        <w:t>Socket.io</w:t>
      </w:r>
      <w:r w:rsidRPr="00A670AA">
        <w:rPr>
          <w:rFonts w:ascii="Times New Roman" w:hAnsi="Times New Roman" w:cs="Times New Roman"/>
        </w:rPr>
        <w:t xml:space="preserve"> handles real-time updates, emitting </w:t>
      </w:r>
      <w:proofErr w:type="spellStart"/>
      <w:r w:rsidRPr="00A670AA">
        <w:rPr>
          <w:rFonts w:ascii="Times New Roman" w:hAnsi="Times New Roman" w:cs="Times New Roman"/>
        </w:rPr>
        <w:t>ticketUpdate</w:t>
      </w:r>
      <w:proofErr w:type="spellEnd"/>
      <w:r w:rsidRPr="00A670AA">
        <w:rPr>
          <w:rFonts w:ascii="Times New Roman" w:hAnsi="Times New Roman" w:cs="Times New Roman"/>
        </w:rPr>
        <w:t xml:space="preserve"> events to organizers’ dashboards in under 500ms. APIs are rate-limited to prevent abuse, fitting </w:t>
      </w:r>
      <w:r w:rsidRPr="00A670AA">
        <w:rPr>
          <w:rFonts w:ascii="Times New Roman" w:hAnsi="Times New Roman" w:cs="Times New Roman"/>
          <w:b/>
          <w:bCs/>
        </w:rPr>
        <w:t>Render’s</w:t>
      </w:r>
      <w:r w:rsidRPr="00A670AA">
        <w:rPr>
          <w:rFonts w:ascii="Times New Roman" w:hAnsi="Times New Roman" w:cs="Times New Roman"/>
        </w:rPr>
        <w:t xml:space="preserve"> 512 MB RAM.</w:t>
      </w:r>
    </w:p>
    <w:p w14:paraId="08EF4D15" w14:textId="77777777" w:rsidR="00A670AA" w:rsidRPr="00A670AA" w:rsidRDefault="00A670AA" w:rsidP="00A670AA">
      <w:pPr>
        <w:spacing w:before="24" w:after="24" w:line="276" w:lineRule="auto"/>
        <w:ind w:firstLine="630"/>
        <w:jc w:val="both"/>
        <w:rPr>
          <w:rFonts w:ascii="Times New Roman" w:hAnsi="Times New Roman" w:cs="Times New Roman"/>
        </w:rPr>
      </w:pPr>
    </w:p>
    <w:p w14:paraId="5F6CC7E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design ensures scalability, with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w:t>
      </w:r>
      <w:r w:rsidRPr="00A670AA">
        <w:rPr>
          <w:rFonts w:ascii="Times New Roman" w:hAnsi="Times New Roman" w:cs="Times New Roman"/>
        </w:rPr>
        <w:t xml:space="preserve"> queries optimized for speed. Error handling returns descriptive messages, logged to server/logs/. </w:t>
      </w:r>
      <w:r w:rsidRPr="00A670AA">
        <w:rPr>
          <w:rFonts w:ascii="Times New Roman" w:hAnsi="Times New Roman" w:cs="Times New Roman"/>
          <w:b/>
          <w:bCs/>
        </w:rPr>
        <w:t>Ishu</w:t>
      </w:r>
      <w:r w:rsidRPr="00A670AA">
        <w:rPr>
          <w:rFonts w:ascii="Times New Roman" w:hAnsi="Times New Roman" w:cs="Times New Roman"/>
        </w:rPr>
        <w:t xml:space="preserve"> structured APIs to support future endpoints, like analytics, maintaining modularity.</w:t>
      </w:r>
    </w:p>
    <w:p w14:paraId="6B3E4491" w14:textId="77777777" w:rsidR="00A670AA" w:rsidRPr="00A670AA" w:rsidRDefault="00A670AA" w:rsidP="00A670AA">
      <w:pPr>
        <w:spacing w:before="24" w:after="24" w:line="276" w:lineRule="auto"/>
        <w:ind w:firstLine="630"/>
        <w:jc w:val="both"/>
        <w:rPr>
          <w:rFonts w:ascii="Times New Roman" w:hAnsi="Times New Roman" w:cs="Times New Roman"/>
        </w:rPr>
      </w:pPr>
    </w:p>
    <w:tbl>
      <w:tblPr>
        <w:tblStyle w:val="TableGrid1"/>
        <w:tblW w:w="0" w:type="auto"/>
        <w:tblInd w:w="0" w:type="dxa"/>
        <w:tblLook w:val="04A0" w:firstRow="1" w:lastRow="0" w:firstColumn="1" w:lastColumn="0" w:noHBand="0" w:noVBand="1"/>
      </w:tblPr>
      <w:tblGrid>
        <w:gridCol w:w="1656"/>
        <w:gridCol w:w="1016"/>
        <w:gridCol w:w="2783"/>
      </w:tblGrid>
      <w:tr w:rsidR="00A670AA" w:rsidRPr="00A670AA" w14:paraId="0A37BBC5"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ED96E0E"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Endpoint</w:t>
            </w:r>
          </w:p>
        </w:tc>
        <w:tc>
          <w:tcPr>
            <w:tcW w:w="0" w:type="auto"/>
            <w:tcBorders>
              <w:top w:val="single" w:sz="4" w:space="0" w:color="auto"/>
              <w:left w:val="single" w:sz="4" w:space="0" w:color="auto"/>
              <w:bottom w:val="single" w:sz="4" w:space="0" w:color="auto"/>
              <w:right w:val="single" w:sz="4" w:space="0" w:color="auto"/>
            </w:tcBorders>
            <w:hideMark/>
          </w:tcPr>
          <w:p w14:paraId="065FE0D6"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Method</w:t>
            </w:r>
          </w:p>
        </w:tc>
        <w:tc>
          <w:tcPr>
            <w:tcW w:w="0" w:type="auto"/>
            <w:tcBorders>
              <w:top w:val="single" w:sz="4" w:space="0" w:color="auto"/>
              <w:left w:val="single" w:sz="4" w:space="0" w:color="auto"/>
              <w:bottom w:val="single" w:sz="4" w:space="0" w:color="auto"/>
              <w:right w:val="single" w:sz="4" w:space="0" w:color="auto"/>
            </w:tcBorders>
            <w:hideMark/>
          </w:tcPr>
          <w:p w14:paraId="27412BBD"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Purpose</w:t>
            </w:r>
          </w:p>
        </w:tc>
      </w:tr>
      <w:tr w:rsidR="00A670AA" w:rsidRPr="00A670AA" w14:paraId="2AD146DC"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172B1A55" w14:textId="77777777" w:rsidR="00A670AA" w:rsidRPr="00A670AA" w:rsidRDefault="00A670AA" w:rsidP="00A670AA">
            <w:pPr>
              <w:spacing w:before="24" w:after="24"/>
              <w:rPr>
                <w:rFonts w:ascii="Times New Roman" w:hAnsi="Times New Roman"/>
              </w:rPr>
            </w:pPr>
            <w:r w:rsidRPr="00A670AA">
              <w:rPr>
                <w:rFonts w:ascii="Times New Roman" w:hAnsi="Times New Roman"/>
              </w:rPr>
              <w:t>/events/create</w:t>
            </w:r>
          </w:p>
        </w:tc>
        <w:tc>
          <w:tcPr>
            <w:tcW w:w="0" w:type="auto"/>
            <w:tcBorders>
              <w:top w:val="single" w:sz="4" w:space="0" w:color="auto"/>
              <w:left w:val="single" w:sz="4" w:space="0" w:color="auto"/>
              <w:bottom w:val="single" w:sz="4" w:space="0" w:color="auto"/>
              <w:right w:val="single" w:sz="4" w:space="0" w:color="auto"/>
            </w:tcBorders>
            <w:hideMark/>
          </w:tcPr>
          <w:p w14:paraId="6B9DF755" w14:textId="77777777" w:rsidR="00A670AA" w:rsidRPr="00A670AA" w:rsidRDefault="00A670AA" w:rsidP="00A670AA">
            <w:pPr>
              <w:spacing w:before="24" w:after="24"/>
              <w:rPr>
                <w:rFonts w:ascii="Times New Roman" w:hAnsi="Times New Roman"/>
              </w:rPr>
            </w:pPr>
            <w:r w:rsidRPr="00A670AA">
              <w:rPr>
                <w:rFonts w:ascii="Times New Roman" w:hAnsi="Times New Roman"/>
              </w:rPr>
              <w:t>POST</w:t>
            </w:r>
          </w:p>
        </w:tc>
        <w:tc>
          <w:tcPr>
            <w:tcW w:w="0" w:type="auto"/>
            <w:tcBorders>
              <w:top w:val="single" w:sz="4" w:space="0" w:color="auto"/>
              <w:left w:val="single" w:sz="4" w:space="0" w:color="auto"/>
              <w:bottom w:val="single" w:sz="4" w:space="0" w:color="auto"/>
              <w:right w:val="single" w:sz="4" w:space="0" w:color="auto"/>
            </w:tcBorders>
            <w:hideMark/>
          </w:tcPr>
          <w:p w14:paraId="26266A85" w14:textId="77777777" w:rsidR="00A670AA" w:rsidRPr="00A670AA" w:rsidRDefault="00A670AA" w:rsidP="00A670AA">
            <w:pPr>
              <w:spacing w:before="24" w:after="24"/>
              <w:rPr>
                <w:rFonts w:ascii="Times New Roman" w:hAnsi="Times New Roman"/>
              </w:rPr>
            </w:pPr>
            <w:r w:rsidRPr="00A670AA">
              <w:rPr>
                <w:rFonts w:ascii="Times New Roman" w:hAnsi="Times New Roman"/>
              </w:rPr>
              <w:t>Create event</w:t>
            </w:r>
          </w:p>
        </w:tc>
      </w:tr>
      <w:tr w:rsidR="00A670AA" w:rsidRPr="00A670AA" w14:paraId="3F62ED1E"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99837E5" w14:textId="77777777" w:rsidR="00A670AA" w:rsidRPr="00A670AA" w:rsidRDefault="00A670AA" w:rsidP="00A670AA">
            <w:pPr>
              <w:spacing w:before="24" w:after="24"/>
              <w:rPr>
                <w:rFonts w:ascii="Times New Roman" w:hAnsi="Times New Roman"/>
              </w:rPr>
            </w:pPr>
            <w:r w:rsidRPr="00A670AA">
              <w:rPr>
                <w:rFonts w:ascii="Times New Roman" w:hAnsi="Times New Roman"/>
              </w:rPr>
              <w:t>/</w:t>
            </w:r>
            <w:proofErr w:type="gramStart"/>
            <w:r w:rsidRPr="00A670AA">
              <w:rPr>
                <w:rFonts w:ascii="Times New Roman" w:hAnsi="Times New Roman"/>
              </w:rPr>
              <w:t>events</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1FA51B18" w14:textId="77777777" w:rsidR="00A670AA" w:rsidRPr="00A670AA" w:rsidRDefault="00A670AA" w:rsidP="00A670AA">
            <w:pPr>
              <w:spacing w:before="24" w:after="24"/>
              <w:rPr>
                <w:rFonts w:ascii="Times New Roman" w:hAnsi="Times New Roman"/>
              </w:rPr>
            </w:pPr>
            <w:r w:rsidRPr="00A670AA">
              <w:rPr>
                <w:rFonts w:ascii="Times New Roman" w:hAnsi="Times New Roman"/>
              </w:rPr>
              <w:t>GET</w:t>
            </w:r>
          </w:p>
        </w:tc>
        <w:tc>
          <w:tcPr>
            <w:tcW w:w="0" w:type="auto"/>
            <w:tcBorders>
              <w:top w:val="single" w:sz="4" w:space="0" w:color="auto"/>
              <w:left w:val="single" w:sz="4" w:space="0" w:color="auto"/>
              <w:bottom w:val="single" w:sz="4" w:space="0" w:color="auto"/>
              <w:right w:val="single" w:sz="4" w:space="0" w:color="auto"/>
            </w:tcBorders>
            <w:hideMark/>
          </w:tcPr>
          <w:p w14:paraId="1C0D2576" w14:textId="77777777" w:rsidR="00A670AA" w:rsidRPr="00A670AA" w:rsidRDefault="00A670AA" w:rsidP="00A670AA">
            <w:pPr>
              <w:spacing w:before="24" w:after="24"/>
              <w:rPr>
                <w:rFonts w:ascii="Times New Roman" w:hAnsi="Times New Roman"/>
              </w:rPr>
            </w:pPr>
            <w:r w:rsidRPr="00A670AA">
              <w:rPr>
                <w:rFonts w:ascii="Times New Roman" w:hAnsi="Times New Roman"/>
              </w:rPr>
              <w:t>List events</w:t>
            </w:r>
          </w:p>
        </w:tc>
      </w:tr>
      <w:tr w:rsidR="00A670AA" w:rsidRPr="00A670AA" w14:paraId="622CA879"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512F7C27" w14:textId="77777777" w:rsidR="00A670AA" w:rsidRPr="00A670AA" w:rsidRDefault="00A670AA" w:rsidP="00A670AA">
            <w:pPr>
              <w:spacing w:before="24" w:after="24"/>
              <w:rPr>
                <w:rFonts w:ascii="Times New Roman" w:hAnsi="Times New Roman"/>
              </w:rPr>
            </w:pPr>
            <w:r w:rsidRPr="00A670AA">
              <w:rPr>
                <w:rFonts w:ascii="Times New Roman" w:hAnsi="Times New Roman"/>
              </w:rPr>
              <w:t>/</w:t>
            </w:r>
            <w:proofErr w:type="gramStart"/>
            <w:r w:rsidRPr="00A670AA">
              <w:rPr>
                <w:rFonts w:ascii="Times New Roman" w:hAnsi="Times New Roman"/>
              </w:rPr>
              <w:t>bookings</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25BABF5C" w14:textId="77777777" w:rsidR="00A670AA" w:rsidRPr="00A670AA" w:rsidRDefault="00A670AA" w:rsidP="00A670AA">
            <w:pPr>
              <w:spacing w:before="24" w:after="24"/>
              <w:rPr>
                <w:rFonts w:ascii="Times New Roman" w:hAnsi="Times New Roman"/>
              </w:rPr>
            </w:pPr>
            <w:r w:rsidRPr="00A670AA">
              <w:rPr>
                <w:rFonts w:ascii="Times New Roman" w:hAnsi="Times New Roman"/>
              </w:rPr>
              <w:t>POST</w:t>
            </w:r>
          </w:p>
        </w:tc>
        <w:tc>
          <w:tcPr>
            <w:tcW w:w="0" w:type="auto"/>
            <w:tcBorders>
              <w:top w:val="single" w:sz="4" w:space="0" w:color="auto"/>
              <w:left w:val="single" w:sz="4" w:space="0" w:color="auto"/>
              <w:bottom w:val="single" w:sz="4" w:space="0" w:color="auto"/>
              <w:right w:val="single" w:sz="4" w:space="0" w:color="auto"/>
            </w:tcBorders>
            <w:hideMark/>
          </w:tcPr>
          <w:p w14:paraId="084BE213" w14:textId="77777777" w:rsidR="00A670AA" w:rsidRPr="00A670AA" w:rsidRDefault="00A670AA" w:rsidP="00A670AA">
            <w:pPr>
              <w:spacing w:before="24" w:after="24"/>
              <w:rPr>
                <w:rFonts w:ascii="Times New Roman" w:hAnsi="Times New Roman"/>
              </w:rPr>
            </w:pPr>
            <w:r w:rsidRPr="00A670AA">
              <w:rPr>
                <w:rFonts w:ascii="Times New Roman" w:hAnsi="Times New Roman"/>
              </w:rPr>
              <w:t>Book event, send QR code</w:t>
            </w:r>
          </w:p>
        </w:tc>
      </w:tr>
      <w:tr w:rsidR="00A670AA" w:rsidRPr="00A670AA" w14:paraId="0BF0B939"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6482549" w14:textId="77777777" w:rsidR="00A670AA" w:rsidRPr="00A670AA" w:rsidRDefault="00A670AA" w:rsidP="00A670AA">
            <w:pPr>
              <w:spacing w:before="24" w:after="24"/>
              <w:rPr>
                <w:rFonts w:ascii="Times New Roman" w:hAnsi="Times New Roman"/>
              </w:rPr>
            </w:pPr>
            <w:r w:rsidRPr="00A670AA">
              <w:rPr>
                <w:rFonts w:ascii="Times New Roman" w:hAnsi="Times New Roman"/>
              </w:rPr>
              <w:t>/ai/recommend</w:t>
            </w:r>
          </w:p>
        </w:tc>
        <w:tc>
          <w:tcPr>
            <w:tcW w:w="0" w:type="auto"/>
            <w:tcBorders>
              <w:top w:val="single" w:sz="4" w:space="0" w:color="auto"/>
              <w:left w:val="single" w:sz="4" w:space="0" w:color="auto"/>
              <w:bottom w:val="single" w:sz="4" w:space="0" w:color="auto"/>
              <w:right w:val="single" w:sz="4" w:space="0" w:color="auto"/>
            </w:tcBorders>
            <w:hideMark/>
          </w:tcPr>
          <w:p w14:paraId="78CB60F8" w14:textId="77777777" w:rsidR="00A670AA" w:rsidRPr="00A670AA" w:rsidRDefault="00A670AA" w:rsidP="00A670AA">
            <w:pPr>
              <w:spacing w:before="24" w:after="24"/>
              <w:rPr>
                <w:rFonts w:ascii="Times New Roman" w:hAnsi="Times New Roman"/>
              </w:rPr>
            </w:pPr>
            <w:r w:rsidRPr="00A670AA">
              <w:rPr>
                <w:rFonts w:ascii="Times New Roman" w:hAnsi="Times New Roman"/>
              </w:rPr>
              <w:t>GET</w:t>
            </w:r>
          </w:p>
        </w:tc>
        <w:tc>
          <w:tcPr>
            <w:tcW w:w="0" w:type="auto"/>
            <w:tcBorders>
              <w:top w:val="single" w:sz="4" w:space="0" w:color="auto"/>
              <w:left w:val="single" w:sz="4" w:space="0" w:color="auto"/>
              <w:bottom w:val="single" w:sz="4" w:space="0" w:color="auto"/>
              <w:right w:val="single" w:sz="4" w:space="0" w:color="auto"/>
            </w:tcBorders>
            <w:hideMark/>
          </w:tcPr>
          <w:p w14:paraId="2D54092C" w14:textId="77777777" w:rsidR="00A670AA" w:rsidRPr="00A670AA" w:rsidRDefault="00A670AA" w:rsidP="00A670AA">
            <w:pPr>
              <w:spacing w:before="24" w:after="24"/>
              <w:rPr>
                <w:rFonts w:ascii="Times New Roman" w:hAnsi="Times New Roman"/>
              </w:rPr>
            </w:pPr>
            <w:r w:rsidRPr="00A670AA">
              <w:rPr>
                <w:rFonts w:ascii="Times New Roman" w:hAnsi="Times New Roman"/>
              </w:rPr>
              <w:t>Get AI recommendations</w:t>
            </w:r>
          </w:p>
        </w:tc>
      </w:tr>
    </w:tbl>
    <w:p w14:paraId="2CFE8A30" w14:textId="77777777" w:rsidR="00A670AA" w:rsidRPr="00A670AA" w:rsidRDefault="00A670AA" w:rsidP="00A670AA">
      <w:pPr>
        <w:spacing w:before="24" w:after="24" w:line="276" w:lineRule="auto"/>
        <w:rPr>
          <w:rFonts w:ascii="Times New Roman" w:eastAsia="Calibri" w:hAnsi="Times New Roman" w:cs="Times New Roman"/>
          <w:b/>
          <w:bCs/>
        </w:rPr>
      </w:pPr>
    </w:p>
    <w:p w14:paraId="3C081C0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Table 3.1</w:t>
      </w:r>
      <w:r w:rsidRPr="00A670AA">
        <w:rPr>
          <w:rFonts w:ascii="Times New Roman" w:eastAsia="Calibri" w:hAnsi="Times New Roman" w:cs="Times New Roman"/>
        </w:rPr>
        <w:t>: Key API Endpoints</w:t>
      </w:r>
    </w:p>
    <w:p w14:paraId="1E28AC36" w14:textId="77777777" w:rsidR="00A670AA" w:rsidRPr="00A670AA" w:rsidRDefault="00A670AA" w:rsidP="00A670AA">
      <w:pPr>
        <w:spacing w:before="24" w:after="24" w:line="276" w:lineRule="auto"/>
        <w:rPr>
          <w:rFonts w:ascii="Times New Roman" w:eastAsia="Calibri" w:hAnsi="Times New Roman" w:cs="Times New Roman"/>
        </w:rPr>
      </w:pPr>
    </w:p>
    <w:p w14:paraId="196361C5" w14:textId="77777777" w:rsidR="00A670AA" w:rsidRPr="00A670AA" w:rsidRDefault="00A670AA" w:rsidP="00A670AA">
      <w:pPr>
        <w:spacing w:before="24" w:after="24" w:line="276" w:lineRule="auto"/>
        <w:jc w:val="both"/>
        <w:rPr>
          <w:rFonts w:ascii="Times New Roman" w:hAnsi="Times New Roman" w:cs="Times New Roman"/>
        </w:rPr>
      </w:pPr>
      <w:r w:rsidRPr="00A670AA">
        <w:rPr>
          <w:rFonts w:ascii="Times New Roman" w:hAnsi="Times New Roman" w:cs="Times New Roman"/>
        </w:rPr>
        <w:t>This API design supports efficient event management for community events, showcasing our technical expertise for our degree program.</w:t>
      </w:r>
    </w:p>
    <w:p w14:paraId="14AA875B" w14:textId="77777777" w:rsidR="00A670AA" w:rsidRPr="00A670AA" w:rsidRDefault="00A670AA" w:rsidP="00A670AA">
      <w:pPr>
        <w:spacing w:before="24" w:after="24" w:line="276" w:lineRule="auto"/>
        <w:rPr>
          <w:rFonts w:ascii="Times New Roman" w:eastAsia="Calibri" w:hAnsi="Times New Roman" w:cs="Times New Roman"/>
        </w:rPr>
      </w:pPr>
    </w:p>
    <w:p w14:paraId="6D1757C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338FE741"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2A780A8"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 xml:space="preserve">3.6 Role-Based Access </w:t>
      </w:r>
    </w:p>
    <w:p w14:paraId="5EFF70EA"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89BB09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7D1E30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implements </w:t>
      </w:r>
      <w:r w:rsidRPr="00A670AA">
        <w:rPr>
          <w:rFonts w:ascii="Times New Roman" w:hAnsi="Times New Roman" w:cs="Times New Roman"/>
          <w:b/>
          <w:bCs/>
        </w:rPr>
        <w:t>role-based access control (RBAC)</w:t>
      </w:r>
      <w:r w:rsidRPr="00A670AA">
        <w:rPr>
          <w:rFonts w:ascii="Times New Roman" w:hAnsi="Times New Roman" w:cs="Times New Roman"/>
        </w:rPr>
        <w:t xml:space="preserve"> to ensure secure and tailored functionality for three user types: attendees, organizers, and admins. Managed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RBAC uses </w:t>
      </w:r>
      <w:r w:rsidRPr="00A670AA">
        <w:rPr>
          <w:rFonts w:ascii="Times New Roman" w:hAnsi="Times New Roman" w:cs="Times New Roman"/>
          <w:b/>
          <w:bCs/>
        </w:rPr>
        <w:t>JWT</w:t>
      </w:r>
      <w:r w:rsidRPr="00A670AA">
        <w:rPr>
          <w:rFonts w:ascii="Times New Roman" w:hAnsi="Times New Roman" w:cs="Times New Roman"/>
        </w:rPr>
        <w:t xml:space="preserve"> tokens to assign roles stored in the </w:t>
      </w:r>
      <w:r w:rsidRPr="00A670AA">
        <w:rPr>
          <w:rFonts w:ascii="Times New Roman" w:hAnsi="Times New Roman" w:cs="Times New Roman"/>
          <w:b/>
          <w:bCs/>
        </w:rPr>
        <w:t>MongoDB Atlas</w:t>
      </w:r>
      <w:r w:rsidRPr="00A670AA">
        <w:rPr>
          <w:rFonts w:ascii="Times New Roman" w:hAnsi="Times New Roman" w:cs="Times New Roman"/>
        </w:rPr>
        <w:t xml:space="preserve"> Users collection, designed by </w:t>
      </w:r>
      <w:r w:rsidRPr="00A670AA">
        <w:rPr>
          <w:rFonts w:ascii="Times New Roman" w:hAnsi="Times New Roman" w:cs="Times New Roman"/>
          <w:b/>
          <w:bCs/>
        </w:rPr>
        <w:t>Kishan</w:t>
      </w:r>
      <w:r w:rsidRPr="00A670AA">
        <w:rPr>
          <w:rFonts w:ascii="Times New Roman" w:hAnsi="Times New Roman" w:cs="Times New Roman"/>
        </w:rPr>
        <w:t>. This system restricts access to sensitive features, enhancing security for community events.</w:t>
      </w:r>
    </w:p>
    <w:p w14:paraId="29FE4A8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B7EA4A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Attendees</w:t>
      </w:r>
      <w:r w:rsidRPr="00A670AA">
        <w:rPr>
          <w:rFonts w:ascii="Times New Roman" w:hAnsi="Times New Roman" w:cs="Times New Roman"/>
        </w:rPr>
        <w:t xml:space="preserve"> can browse events, book tickets, and view </w:t>
      </w:r>
      <w:r w:rsidRPr="00A670AA">
        <w:rPr>
          <w:rFonts w:ascii="Times New Roman" w:hAnsi="Times New Roman" w:cs="Times New Roman"/>
          <w:b/>
          <w:bCs/>
        </w:rPr>
        <w:t>QR codes</w:t>
      </w:r>
      <w:r w:rsidRPr="00A670AA">
        <w:rPr>
          <w:rFonts w:ascii="Times New Roman" w:hAnsi="Times New Roman" w:cs="Times New Roman"/>
        </w:rPr>
        <w:t xml:space="preserve"> via the </w:t>
      </w:r>
      <w:r w:rsidRPr="00A670AA">
        <w:rPr>
          <w:rFonts w:ascii="Times New Roman" w:hAnsi="Times New Roman" w:cs="Times New Roman"/>
          <w:b/>
          <w:bCs/>
        </w:rPr>
        <w:t>React</w:t>
      </w:r>
      <w:r w:rsidRPr="00A670AA">
        <w:rPr>
          <w:rFonts w:ascii="Times New Roman" w:hAnsi="Times New Roman" w:cs="Times New Roman"/>
        </w:rPr>
        <w:t xml:space="preserve"> frontend, with APIs like /events open to authenticated users. </w:t>
      </w:r>
      <w:r w:rsidRPr="00A670AA">
        <w:rPr>
          <w:rFonts w:ascii="Times New Roman" w:hAnsi="Times New Roman" w:cs="Times New Roman"/>
          <w:b/>
          <w:bCs/>
        </w:rPr>
        <w:t>Organizers</w:t>
      </w:r>
      <w:r w:rsidRPr="00A670AA">
        <w:rPr>
          <w:rFonts w:ascii="Times New Roman" w:hAnsi="Times New Roman" w:cs="Times New Roman"/>
        </w:rPr>
        <w:t xml:space="preserve"> access a dashboard to create events, manage bookings, and scan </w:t>
      </w:r>
      <w:r w:rsidRPr="00A670AA">
        <w:rPr>
          <w:rFonts w:ascii="Times New Roman" w:hAnsi="Times New Roman" w:cs="Times New Roman"/>
          <w:b/>
          <w:bCs/>
        </w:rPr>
        <w:t>QR codes</w:t>
      </w:r>
      <w:r w:rsidRPr="00A670AA">
        <w:rPr>
          <w:rFonts w:ascii="Times New Roman" w:hAnsi="Times New Roman" w:cs="Times New Roman"/>
        </w:rPr>
        <w:t xml:space="preserve">, restricted by endpoints like /events/create, which check for the organizer role in the </w:t>
      </w:r>
      <w:r w:rsidRPr="00A670AA">
        <w:rPr>
          <w:rFonts w:ascii="Times New Roman" w:hAnsi="Times New Roman" w:cs="Times New Roman"/>
          <w:b/>
          <w:bCs/>
        </w:rPr>
        <w:t>JWT</w:t>
      </w:r>
      <w:r w:rsidRPr="00A670AA">
        <w:rPr>
          <w:rFonts w:ascii="Times New Roman" w:hAnsi="Times New Roman" w:cs="Times New Roman"/>
        </w:rPr>
        <w:t xml:space="preserve"> payload. </w:t>
      </w:r>
      <w:r w:rsidRPr="00A670AA">
        <w:rPr>
          <w:rFonts w:ascii="Times New Roman" w:hAnsi="Times New Roman" w:cs="Times New Roman"/>
          <w:b/>
          <w:bCs/>
        </w:rPr>
        <w:t>Admins</w:t>
      </w:r>
      <w:r w:rsidRPr="00A670AA">
        <w:rPr>
          <w:rFonts w:ascii="Times New Roman" w:hAnsi="Times New Roman" w:cs="Times New Roman"/>
        </w:rPr>
        <w:t xml:space="preserve"> approve events and manage users through /admin/users, accessible only with the admin role, enforced by middleware. </w:t>
      </w:r>
      <w:r w:rsidRPr="00A670AA">
        <w:rPr>
          <w:rFonts w:ascii="Times New Roman" w:hAnsi="Times New Roman" w:cs="Times New Roman"/>
          <w:b/>
          <w:bCs/>
        </w:rPr>
        <w:t>Mayank’s</w:t>
      </w:r>
      <w:r w:rsidRPr="00A670AA">
        <w:rPr>
          <w:rFonts w:ascii="Times New Roman" w:hAnsi="Times New Roman" w:cs="Times New Roman"/>
        </w:rPr>
        <w:t xml:space="preserve"> frontend dynamically renders views based on user roles, using </w:t>
      </w:r>
      <w:r w:rsidRPr="00A670AA">
        <w:rPr>
          <w:rFonts w:ascii="Times New Roman" w:hAnsi="Times New Roman" w:cs="Times New Roman"/>
          <w:b/>
          <w:bCs/>
        </w:rPr>
        <w:t>React Context</w:t>
      </w:r>
      <w:r w:rsidRPr="00A670AA">
        <w:rPr>
          <w:rFonts w:ascii="Times New Roman" w:hAnsi="Times New Roman" w:cs="Times New Roman"/>
        </w:rPr>
        <w:t xml:space="preserve"> for state management.</w:t>
      </w:r>
    </w:p>
    <w:p w14:paraId="647F01DD" w14:textId="77777777" w:rsidR="00A670AA" w:rsidRPr="00A670AA" w:rsidRDefault="00A670AA" w:rsidP="00A670AA">
      <w:pPr>
        <w:spacing w:before="24" w:after="24" w:line="276" w:lineRule="auto"/>
        <w:ind w:firstLine="630"/>
        <w:jc w:val="both"/>
        <w:rPr>
          <w:rFonts w:ascii="Times New Roman" w:hAnsi="Times New Roman" w:cs="Times New Roman"/>
        </w:rPr>
      </w:pPr>
    </w:p>
    <w:p w14:paraId="777776C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RBAC system is lightweight, fitting </w:t>
      </w:r>
      <w:r w:rsidRPr="00A670AA">
        <w:rPr>
          <w:rFonts w:ascii="Times New Roman" w:hAnsi="Times New Roman" w:cs="Times New Roman"/>
          <w:b/>
          <w:bCs/>
        </w:rPr>
        <w:t>Render’s</w:t>
      </w:r>
      <w:r w:rsidRPr="00A670AA">
        <w:rPr>
          <w:rFonts w:ascii="Times New Roman" w:hAnsi="Times New Roman" w:cs="Times New Roman"/>
        </w:rPr>
        <w:t xml:space="preserve"> 512 MB RAM, with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TLS</w:t>
      </w:r>
      <w:r w:rsidRPr="00A670AA">
        <w:rPr>
          <w:rFonts w:ascii="Times New Roman" w:hAnsi="Times New Roman" w:cs="Times New Roman"/>
        </w:rPr>
        <w:t xml:space="preserve"> encryption securing token exchanges. Role validation occurs in under 50ms, ensuring fast access. </w:t>
      </w:r>
      <w:r w:rsidRPr="00A670AA">
        <w:rPr>
          <w:rFonts w:ascii="Times New Roman" w:hAnsi="Times New Roman" w:cs="Times New Roman"/>
          <w:b/>
          <w:bCs/>
        </w:rPr>
        <w:t>Kishan</w:t>
      </w:r>
      <w:r w:rsidRPr="00A670AA">
        <w:rPr>
          <w:rFonts w:ascii="Times New Roman" w:hAnsi="Times New Roman" w:cs="Times New Roman"/>
        </w:rPr>
        <w:t xml:space="preserve"> optimized the Users schema to store only essential fields (email, role, hashed password), staying within </w:t>
      </w:r>
      <w:r w:rsidRPr="00A670AA">
        <w:rPr>
          <w:rFonts w:ascii="Times New Roman" w:hAnsi="Times New Roman" w:cs="Times New Roman"/>
          <w:b/>
          <w:bCs/>
        </w:rPr>
        <w:t>MongoDB Atlas’s</w:t>
      </w:r>
      <w:r w:rsidRPr="00A670AA">
        <w:rPr>
          <w:rFonts w:ascii="Times New Roman" w:hAnsi="Times New Roman" w:cs="Times New Roman"/>
        </w:rPr>
        <w:t xml:space="preserve"> 512 MB limit. This design prevents unauthorized access, such as attendees accessing organizer dashboards.</w:t>
      </w:r>
    </w:p>
    <w:p w14:paraId="3D14243B" w14:textId="77777777" w:rsidR="00A670AA" w:rsidRPr="00A670AA" w:rsidRDefault="00A670AA" w:rsidP="00A670AA">
      <w:pPr>
        <w:spacing w:before="24" w:after="24" w:line="276" w:lineRule="auto"/>
        <w:ind w:firstLine="630"/>
        <w:jc w:val="both"/>
        <w:rPr>
          <w:rFonts w:ascii="Times New Roman" w:hAnsi="Times New Roman" w:cs="Times New Roman"/>
        </w:rPr>
      </w:pPr>
    </w:p>
    <w:p w14:paraId="48BEBBF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role-based access system ensures secure, efficient user interactions, showcasing our technical expertise for our degree program. It supports scalability for 1000 users and future enhancements like role-specific analytics.</w:t>
      </w:r>
    </w:p>
    <w:p w14:paraId="583E7023"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6E60D464"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3.7 QR Code Integration</w:t>
      </w:r>
    </w:p>
    <w:p w14:paraId="13C0ECD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B4A351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8E3966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QR code integration</w:t>
      </w:r>
      <w:r w:rsidRPr="00A670AA">
        <w:rPr>
          <w:rFonts w:ascii="Times New Roman" w:hAnsi="Times New Roman" w:cs="Times New Roman"/>
        </w:rPr>
        <w:t xml:space="preserve">, a core feature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streamlines check-ins for events,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w:t>
      </w:r>
      <w:r w:rsidRPr="00A670AA">
        <w:rPr>
          <w:rFonts w:ascii="Times New Roman" w:hAnsi="Times New Roman" w:cs="Times New Roman"/>
          <w:b/>
          <w:bCs/>
        </w:rPr>
        <w:t>Ishu</w:t>
      </w:r>
      <w:r w:rsidRPr="00A670AA">
        <w:rPr>
          <w:rFonts w:ascii="Times New Roman" w:hAnsi="Times New Roman" w:cs="Times New Roman"/>
        </w:rPr>
        <w:t xml:space="preserve"> implemented the </w:t>
      </w:r>
      <w:proofErr w:type="spellStart"/>
      <w:r w:rsidRPr="00A670AA">
        <w:rPr>
          <w:rFonts w:ascii="Times New Roman" w:hAnsi="Times New Roman" w:cs="Times New Roman"/>
          <w:b/>
          <w:bCs/>
        </w:rPr>
        <w:t>qrcode</w:t>
      </w:r>
      <w:proofErr w:type="spellEnd"/>
      <w:r w:rsidRPr="00A670AA">
        <w:rPr>
          <w:rFonts w:ascii="Times New Roman" w:hAnsi="Times New Roman" w:cs="Times New Roman"/>
        </w:rPr>
        <w:t xml:space="preserve"> library in </w:t>
      </w:r>
      <w:r w:rsidRPr="00A670AA">
        <w:rPr>
          <w:rFonts w:ascii="Times New Roman" w:hAnsi="Times New Roman" w:cs="Times New Roman"/>
          <w:b/>
          <w:bCs/>
        </w:rPr>
        <w:t>Node.js</w:t>
      </w:r>
      <w:r w:rsidRPr="00A670AA">
        <w:rPr>
          <w:rFonts w:ascii="Times New Roman" w:hAnsi="Times New Roman" w:cs="Times New Roman"/>
        </w:rPr>
        <w:t xml:space="preserve"> to generate </w:t>
      </w:r>
      <w:r w:rsidRPr="00A670AA">
        <w:rPr>
          <w:rFonts w:ascii="Times New Roman" w:hAnsi="Times New Roman" w:cs="Times New Roman"/>
          <w:b/>
          <w:bCs/>
        </w:rPr>
        <w:t>QR codes</w:t>
      </w:r>
      <w:r w:rsidRPr="00A670AA">
        <w:rPr>
          <w:rFonts w:ascii="Times New Roman" w:hAnsi="Times New Roman" w:cs="Times New Roman"/>
        </w:rPr>
        <w:t xml:space="preserve"> on the </w:t>
      </w:r>
      <w:r w:rsidRPr="00A670AA">
        <w:rPr>
          <w:rFonts w:ascii="Times New Roman" w:hAnsi="Times New Roman" w:cs="Times New Roman"/>
          <w:b/>
          <w:bCs/>
        </w:rPr>
        <w:t>Render</w:t>
      </w:r>
      <w:r w:rsidRPr="00A670AA">
        <w:rPr>
          <w:rFonts w:ascii="Times New Roman" w:hAnsi="Times New Roman" w:cs="Times New Roman"/>
        </w:rPr>
        <w:t xml:space="preserve"> backend, storing them as base64 strings in </w:t>
      </w:r>
      <w:r w:rsidRPr="00A670AA">
        <w:rPr>
          <w:rFonts w:ascii="Times New Roman" w:hAnsi="Times New Roman" w:cs="Times New Roman"/>
          <w:b/>
          <w:bCs/>
        </w:rPr>
        <w:t>MongoDB Atlas</w:t>
      </w:r>
      <w:r w:rsidRPr="00A670AA">
        <w:rPr>
          <w:rFonts w:ascii="Times New Roman" w:hAnsi="Times New Roman" w:cs="Times New Roman"/>
        </w:rPr>
        <w:t xml:space="preserve"> Bookings collection, designed by </w:t>
      </w:r>
      <w:r w:rsidRPr="00A670AA">
        <w:rPr>
          <w:rFonts w:ascii="Times New Roman" w:hAnsi="Times New Roman" w:cs="Times New Roman"/>
          <w:b/>
          <w:bCs/>
        </w:rPr>
        <w:t>Kishan</w:t>
      </w:r>
      <w:r w:rsidRPr="00A670AA">
        <w:rPr>
          <w:rFonts w:ascii="Times New Roman" w:hAnsi="Times New Roman" w:cs="Times New Roman"/>
        </w:rPr>
        <w:t>. These codes encode booking IDs, enabling fast verification at events.</w:t>
      </w:r>
    </w:p>
    <w:p w14:paraId="6E0E1914" w14:textId="77777777" w:rsidR="00A670AA" w:rsidRPr="00A670AA" w:rsidRDefault="00A670AA" w:rsidP="00A670AA">
      <w:pPr>
        <w:spacing w:before="24" w:after="24" w:line="276" w:lineRule="auto"/>
        <w:ind w:firstLine="630"/>
        <w:jc w:val="both"/>
        <w:rPr>
          <w:rFonts w:ascii="Times New Roman" w:hAnsi="Times New Roman" w:cs="Times New Roman"/>
        </w:rPr>
      </w:pPr>
    </w:p>
    <w:p w14:paraId="2DE4F36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When an attendee books via the /bookings API, the backend creates a </w:t>
      </w:r>
      <w:r w:rsidRPr="00A670AA">
        <w:rPr>
          <w:rFonts w:ascii="Times New Roman" w:hAnsi="Times New Roman" w:cs="Times New Roman"/>
          <w:b/>
          <w:bCs/>
        </w:rPr>
        <w:t>QR code</w:t>
      </w:r>
      <w:r w:rsidRPr="00A670AA">
        <w:rPr>
          <w:rFonts w:ascii="Times New Roman" w:hAnsi="Times New Roman" w:cs="Times New Roman"/>
        </w:rPr>
        <w:t xml:space="preserve"> and sends it via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as an email attachment, displayed in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modal. Organizers scan codes using a </w:t>
      </w:r>
      <w:r w:rsidRPr="00A670AA">
        <w:rPr>
          <w:rFonts w:ascii="Times New Roman" w:hAnsi="Times New Roman" w:cs="Times New Roman"/>
          <w:b/>
          <w:bCs/>
        </w:rPr>
        <w:t>React</w:t>
      </w:r>
      <w:r w:rsidRPr="00A670AA">
        <w:rPr>
          <w:rFonts w:ascii="Times New Roman" w:hAnsi="Times New Roman" w:cs="Times New Roman"/>
        </w:rPr>
        <w:t xml:space="preserve">-based scanner, built with </w:t>
      </w:r>
      <w:proofErr w:type="spellStart"/>
      <w:r w:rsidRPr="00A670AA">
        <w:rPr>
          <w:rFonts w:ascii="Times New Roman" w:hAnsi="Times New Roman" w:cs="Times New Roman"/>
          <w:b/>
          <w:bCs/>
        </w:rPr>
        <w:t>jsQR</w:t>
      </w:r>
      <w:proofErr w:type="spellEnd"/>
      <w:r w:rsidRPr="00A670AA">
        <w:rPr>
          <w:rFonts w:ascii="Times New Roman" w:hAnsi="Times New Roman" w:cs="Times New Roman"/>
        </w:rPr>
        <w:t xml:space="preserve">, calling /bookings/verify to validate against the database in under 200ms. </w:t>
      </w:r>
      <w:r w:rsidRPr="00A670AA">
        <w:rPr>
          <w:rFonts w:ascii="Times New Roman" w:hAnsi="Times New Roman" w:cs="Times New Roman"/>
          <w:b/>
          <w:bCs/>
        </w:rPr>
        <w:t>Kishan</w:t>
      </w:r>
      <w:r w:rsidRPr="00A670AA">
        <w:rPr>
          <w:rFonts w:ascii="Times New Roman" w:hAnsi="Times New Roman" w:cs="Times New Roman"/>
        </w:rPr>
        <w:t xml:space="preserve"> indexed the </w:t>
      </w:r>
      <w:proofErr w:type="spellStart"/>
      <w:r w:rsidRPr="00A670AA">
        <w:rPr>
          <w:rFonts w:ascii="Times New Roman" w:hAnsi="Times New Roman" w:cs="Times New Roman"/>
        </w:rPr>
        <w:t>bookingId</w:t>
      </w:r>
      <w:proofErr w:type="spellEnd"/>
      <w:r w:rsidRPr="00A670AA">
        <w:rPr>
          <w:rFonts w:ascii="Times New Roman" w:hAnsi="Times New Roman" w:cs="Times New Roman"/>
        </w:rPr>
        <w:t xml:space="preserve"> field to optimize scans within </w:t>
      </w:r>
      <w:r w:rsidRPr="00A670AA">
        <w:rPr>
          <w:rFonts w:ascii="Times New Roman" w:hAnsi="Times New Roman" w:cs="Times New Roman"/>
          <w:b/>
          <w:bCs/>
        </w:rPr>
        <w:t>MongoDB Atlas’s</w:t>
      </w:r>
      <w:r w:rsidRPr="00A670AA">
        <w:rPr>
          <w:rFonts w:ascii="Times New Roman" w:hAnsi="Times New Roman" w:cs="Times New Roman"/>
        </w:rPr>
        <w:t xml:space="preserve"> 512 MB storage.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the process with </w:t>
      </w:r>
      <w:r w:rsidRPr="00A670AA">
        <w:rPr>
          <w:rFonts w:ascii="Times New Roman" w:hAnsi="Times New Roman" w:cs="Times New Roman"/>
          <w:b/>
          <w:bCs/>
        </w:rPr>
        <w:t>JWT</w:t>
      </w:r>
      <w:r w:rsidRPr="00A670AA">
        <w:rPr>
          <w:rFonts w:ascii="Times New Roman" w:hAnsi="Times New Roman" w:cs="Times New Roman"/>
        </w:rPr>
        <w:t>, ensuring only organizers access the scanner.</w:t>
      </w:r>
    </w:p>
    <w:p w14:paraId="435B6A73" w14:textId="77777777" w:rsidR="00A670AA" w:rsidRPr="00A670AA" w:rsidRDefault="00A670AA" w:rsidP="00A670AA">
      <w:pPr>
        <w:spacing w:before="24" w:after="24" w:line="276" w:lineRule="auto"/>
        <w:ind w:firstLine="630"/>
        <w:jc w:val="both"/>
        <w:rPr>
          <w:rFonts w:ascii="Times New Roman" w:hAnsi="Times New Roman" w:cs="Times New Roman"/>
        </w:rPr>
      </w:pPr>
    </w:p>
    <w:p w14:paraId="250F8D0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system generates 1000 </w:t>
      </w:r>
      <w:r w:rsidRPr="00A670AA">
        <w:rPr>
          <w:rFonts w:ascii="Times New Roman" w:hAnsi="Times New Roman" w:cs="Times New Roman"/>
          <w:b/>
          <w:bCs/>
        </w:rPr>
        <w:t>QR codes</w:t>
      </w:r>
      <w:r w:rsidRPr="00A670AA">
        <w:rPr>
          <w:rFonts w:ascii="Times New Roman" w:hAnsi="Times New Roman" w:cs="Times New Roman"/>
        </w:rPr>
        <w:t xml:space="preserve"> without exceeding </w:t>
      </w:r>
      <w:r w:rsidRPr="00A670AA">
        <w:rPr>
          <w:rFonts w:ascii="Times New Roman" w:hAnsi="Times New Roman" w:cs="Times New Roman"/>
          <w:b/>
          <w:bCs/>
        </w:rPr>
        <w:t>Render’s</w:t>
      </w:r>
      <w:r w:rsidRPr="00A670AA">
        <w:rPr>
          <w:rFonts w:ascii="Times New Roman" w:hAnsi="Times New Roman" w:cs="Times New Roman"/>
        </w:rPr>
        <w:t xml:space="preserve"> memory limits, with base64 strings averaging 1 KB each.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Progressive Web App (PWA)</w:t>
      </w:r>
      <w:r w:rsidRPr="00A670AA">
        <w:rPr>
          <w:rFonts w:ascii="Times New Roman" w:hAnsi="Times New Roman" w:cs="Times New Roman"/>
        </w:rPr>
        <w:t xml:space="preserve"> caches </w:t>
      </w:r>
      <w:r w:rsidRPr="00A670AA">
        <w:rPr>
          <w:rFonts w:ascii="Times New Roman" w:hAnsi="Times New Roman" w:cs="Times New Roman"/>
          <w:b/>
          <w:bCs/>
        </w:rPr>
        <w:t>QR codes</w:t>
      </w:r>
      <w:r w:rsidRPr="00A670AA">
        <w:rPr>
          <w:rFonts w:ascii="Times New Roman" w:hAnsi="Times New Roman" w:cs="Times New Roman"/>
        </w:rPr>
        <w:t xml:space="preserve"> for offline display, enhancing reliability at events with poor connectivity. This module supports community events like festivals, reducing check-in times significantly.</w:t>
      </w:r>
    </w:p>
    <w:p w14:paraId="60A30C4E" w14:textId="77777777" w:rsidR="00A670AA" w:rsidRPr="00A670AA" w:rsidRDefault="00A670AA" w:rsidP="00A670AA">
      <w:pPr>
        <w:spacing w:before="24" w:after="24" w:line="276" w:lineRule="auto"/>
        <w:ind w:firstLine="630"/>
        <w:jc w:val="both"/>
        <w:rPr>
          <w:rFonts w:ascii="Times New Roman" w:hAnsi="Times New Roman" w:cs="Times New Roman"/>
        </w:rPr>
      </w:pPr>
    </w:p>
    <w:p w14:paraId="6A1BEB58"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noProof/>
        </w:rPr>
        <w:lastRenderedPageBreak/>
        <w:drawing>
          <wp:inline distT="0" distB="0" distL="0" distR="0" wp14:anchorId="09E34DCE" wp14:editId="702C7E6C">
            <wp:extent cx="4502150" cy="6965950"/>
            <wp:effectExtent l="0" t="0" r="0" b="6350"/>
            <wp:docPr id="14"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2150" cy="6965950"/>
                    </a:xfrm>
                    <a:prstGeom prst="rect">
                      <a:avLst/>
                    </a:prstGeom>
                    <a:noFill/>
                    <a:ln>
                      <a:noFill/>
                    </a:ln>
                  </pic:spPr>
                </pic:pic>
              </a:graphicData>
            </a:graphic>
          </wp:inline>
        </w:drawing>
      </w:r>
    </w:p>
    <w:p w14:paraId="4C207518" w14:textId="77777777" w:rsidR="00A670AA" w:rsidRPr="00A670AA" w:rsidRDefault="00A670AA" w:rsidP="00A670AA">
      <w:pPr>
        <w:spacing w:before="24" w:after="24" w:line="276" w:lineRule="auto"/>
        <w:rPr>
          <w:rFonts w:ascii="Times New Roman" w:eastAsia="Calibri" w:hAnsi="Times New Roman" w:cs="Times New Roman"/>
          <w:b/>
          <w:bCs/>
        </w:rPr>
      </w:pPr>
    </w:p>
    <w:p w14:paraId="143909A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3.4</w:t>
      </w:r>
      <w:r w:rsidRPr="00A670AA">
        <w:rPr>
          <w:rFonts w:ascii="Times New Roman" w:eastAsia="Calibri" w:hAnsi="Times New Roman" w:cs="Times New Roman"/>
        </w:rPr>
        <w:t>: QR Code Integration Flowchart</w:t>
      </w:r>
    </w:p>
    <w:p w14:paraId="6B348078"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583160E5" w14:textId="77777777" w:rsidR="00A670AA" w:rsidRPr="00A670AA" w:rsidRDefault="00A670AA" w:rsidP="00A670AA">
      <w:pPr>
        <w:spacing w:before="24" w:after="24" w:line="276" w:lineRule="auto"/>
        <w:rPr>
          <w:rFonts w:ascii="Times New Roman" w:eastAsia="Calibri" w:hAnsi="Times New Roman" w:cs="Times New Roman"/>
          <w:b/>
          <w:bCs/>
        </w:rPr>
      </w:pPr>
    </w:p>
    <w:p w14:paraId="795F2135"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t>3.8 AI Components</w:t>
      </w:r>
      <w:r w:rsidRPr="00A670AA">
        <w:rPr>
          <w:rFonts w:ascii="Times New Roman" w:eastAsia="Calibri" w:hAnsi="Times New Roman" w:cs="Times New Roman"/>
        </w:rPr>
        <w:t xml:space="preserve"> </w:t>
      </w:r>
    </w:p>
    <w:p w14:paraId="5189DD4C" w14:textId="77777777" w:rsidR="00A670AA" w:rsidRPr="00A670AA" w:rsidRDefault="00A670AA" w:rsidP="00A670AA">
      <w:pPr>
        <w:spacing w:before="24" w:after="24" w:line="276" w:lineRule="auto"/>
        <w:rPr>
          <w:rFonts w:ascii="Times New Roman" w:eastAsia="Calibri" w:hAnsi="Times New Roman" w:cs="Times New Roman"/>
        </w:rPr>
      </w:pPr>
    </w:p>
    <w:p w14:paraId="30FB8DF1" w14:textId="77777777" w:rsidR="00A670AA" w:rsidRPr="00A670AA" w:rsidRDefault="00A670AA" w:rsidP="00A670AA">
      <w:pPr>
        <w:spacing w:before="24" w:after="24" w:line="276" w:lineRule="auto"/>
        <w:rPr>
          <w:rFonts w:ascii="Times New Roman" w:eastAsia="Calibri" w:hAnsi="Times New Roman" w:cs="Times New Roman"/>
        </w:rPr>
      </w:pPr>
    </w:p>
    <w:p w14:paraId="3D812E8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incorporates AI to enhance user experience, developed by </w:t>
      </w:r>
      <w:r w:rsidRPr="00A670AA">
        <w:rPr>
          <w:rFonts w:ascii="Times New Roman" w:hAnsi="Times New Roman" w:cs="Times New Roman"/>
          <w:b/>
          <w:bCs/>
        </w:rPr>
        <w:t>Ishu</w:t>
      </w:r>
      <w:r w:rsidRPr="00A670AA">
        <w:rPr>
          <w:rFonts w:ascii="Times New Roman" w:hAnsi="Times New Roman" w:cs="Times New Roman"/>
        </w:rPr>
        <w:t xml:space="preserve"> in 2.5 months. The </w:t>
      </w:r>
      <w:r w:rsidRPr="00A670AA">
        <w:rPr>
          <w:rFonts w:ascii="Times New Roman" w:hAnsi="Times New Roman" w:cs="Times New Roman"/>
          <w:b/>
          <w:bCs/>
        </w:rPr>
        <w:t>AI Recommendations</w:t>
      </w:r>
      <w:r w:rsidRPr="00A670AA">
        <w:rPr>
          <w:rFonts w:ascii="Times New Roman" w:hAnsi="Times New Roman" w:cs="Times New Roman"/>
        </w:rPr>
        <w:t xml:space="preserve"> module uses </w:t>
      </w:r>
      <w:r w:rsidRPr="00A670AA">
        <w:rPr>
          <w:rFonts w:ascii="Times New Roman" w:hAnsi="Times New Roman" w:cs="Times New Roman"/>
          <w:b/>
          <w:bCs/>
        </w:rPr>
        <w:t>TensorFlow.js</w:t>
      </w:r>
      <w:r w:rsidRPr="00A670AA">
        <w:rPr>
          <w:rFonts w:ascii="Times New Roman" w:hAnsi="Times New Roman" w:cs="Times New Roman"/>
        </w:rPr>
        <w:t xml:space="preserve"> to suggest events based on user booking history, running on the </w:t>
      </w:r>
      <w:r w:rsidRPr="00A670AA">
        <w:rPr>
          <w:rFonts w:ascii="Times New Roman" w:hAnsi="Times New Roman" w:cs="Times New Roman"/>
          <w:b/>
          <w:bCs/>
        </w:rPr>
        <w:t>Render</w:t>
      </w:r>
      <w:r w:rsidRPr="00A670AA">
        <w:rPr>
          <w:rFonts w:ascii="Times New Roman" w:hAnsi="Times New Roman" w:cs="Times New Roman"/>
        </w:rPr>
        <w:t xml:space="preserve"> backend to minimize client load. The </w:t>
      </w:r>
      <w:r w:rsidRPr="00A670AA">
        <w:rPr>
          <w:rFonts w:ascii="Times New Roman" w:hAnsi="Times New Roman" w:cs="Times New Roman"/>
          <w:b/>
          <w:bCs/>
        </w:rPr>
        <w:t>Chatbot</w:t>
      </w:r>
      <w:r w:rsidRPr="00A670AA">
        <w:rPr>
          <w:rFonts w:ascii="Times New Roman" w:hAnsi="Times New Roman" w:cs="Times New Roman"/>
        </w:rPr>
        <w:t xml:space="preserve"> module, powered by </w:t>
      </w:r>
      <w:r w:rsidRPr="00A670AA">
        <w:rPr>
          <w:rFonts w:ascii="Times New Roman" w:hAnsi="Times New Roman" w:cs="Times New Roman"/>
          <w:b/>
          <w:bCs/>
        </w:rPr>
        <w:t>Brain.js</w:t>
      </w:r>
      <w:r w:rsidRPr="00A670AA">
        <w:rPr>
          <w:rFonts w:ascii="Times New Roman" w:hAnsi="Times New Roman" w:cs="Times New Roman"/>
        </w:rPr>
        <w:t>, answers queries like “What’s the next event?” using a neural network trained on synthetic data, integrated via the /ai/chat API.</w:t>
      </w:r>
    </w:p>
    <w:p w14:paraId="1FE2613C" w14:textId="77777777" w:rsidR="00A670AA" w:rsidRPr="00A670AA" w:rsidRDefault="00A670AA" w:rsidP="00A670AA">
      <w:pPr>
        <w:spacing w:before="24" w:after="24" w:line="276" w:lineRule="auto"/>
        <w:ind w:firstLine="630"/>
        <w:jc w:val="both"/>
        <w:rPr>
          <w:rFonts w:ascii="Times New Roman" w:hAnsi="Times New Roman" w:cs="Times New Roman"/>
        </w:rPr>
      </w:pPr>
    </w:p>
    <w:p w14:paraId="4AB9081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For recommendations, </w:t>
      </w:r>
      <w:r w:rsidRPr="00A670AA">
        <w:rPr>
          <w:rFonts w:ascii="Times New Roman" w:hAnsi="Times New Roman" w:cs="Times New Roman"/>
          <w:b/>
          <w:bCs/>
        </w:rPr>
        <w:t>Ishu</w:t>
      </w:r>
      <w:r w:rsidRPr="00A670AA">
        <w:rPr>
          <w:rFonts w:ascii="Times New Roman" w:hAnsi="Times New Roman" w:cs="Times New Roman"/>
        </w:rPr>
        <w:t xml:space="preserve"> trained a lightweight </w:t>
      </w:r>
      <w:r w:rsidRPr="00A670AA">
        <w:rPr>
          <w:rFonts w:ascii="Times New Roman" w:hAnsi="Times New Roman" w:cs="Times New Roman"/>
          <w:b/>
          <w:bCs/>
        </w:rPr>
        <w:t>TensorFlow.js</w:t>
      </w:r>
      <w:r w:rsidRPr="00A670AA">
        <w:rPr>
          <w:rFonts w:ascii="Times New Roman" w:hAnsi="Times New Roman" w:cs="Times New Roman"/>
        </w:rPr>
        <w:t xml:space="preserve"> model on synthetic user-event pairs, achieving 85% accuracy. The model processes user IDs and event categories, returning suggestions in under 300ms, optimized for </w:t>
      </w:r>
      <w:r w:rsidRPr="00A670AA">
        <w:rPr>
          <w:rFonts w:ascii="Times New Roman" w:hAnsi="Times New Roman" w:cs="Times New Roman"/>
          <w:b/>
          <w:bCs/>
        </w:rPr>
        <w:t>Render’s</w:t>
      </w:r>
      <w:r w:rsidRPr="00A670AA">
        <w:rPr>
          <w:rFonts w:ascii="Times New Roman" w:hAnsi="Times New Roman" w:cs="Times New Roman"/>
        </w:rPr>
        <w:t xml:space="preserve"> 512 MB RAM.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 stores booking history, with indexes ensuring fast retrieval within the 512 MB limit. The </w:t>
      </w:r>
      <w:r w:rsidRPr="00A670AA">
        <w:rPr>
          <w:rFonts w:ascii="Times New Roman" w:hAnsi="Times New Roman" w:cs="Times New Roman"/>
          <w:b/>
          <w:bCs/>
        </w:rPr>
        <w:t>Brain.js</w:t>
      </w:r>
      <w:r w:rsidRPr="00A670AA">
        <w:rPr>
          <w:rFonts w:ascii="Times New Roman" w:hAnsi="Times New Roman" w:cs="Times New Roman"/>
        </w:rPr>
        <w:t xml:space="preserve"> chatbot, trained on 1000 Q&amp;A pairs, responds in 200ms, handling up to 10 concurrent queries.</w:t>
      </w:r>
    </w:p>
    <w:p w14:paraId="3779787C" w14:textId="77777777" w:rsidR="00A670AA" w:rsidRPr="00A670AA" w:rsidRDefault="00A670AA" w:rsidP="00A670AA">
      <w:pPr>
        <w:spacing w:before="24" w:after="24" w:line="276" w:lineRule="auto"/>
        <w:ind w:firstLine="630"/>
        <w:jc w:val="both"/>
        <w:rPr>
          <w:rFonts w:ascii="Times New Roman" w:hAnsi="Times New Roman" w:cs="Times New Roman"/>
        </w:rPr>
      </w:pPr>
    </w:p>
    <w:p w14:paraId="4A10041D"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AI endpoints with </w:t>
      </w:r>
      <w:r w:rsidRPr="00A670AA">
        <w:rPr>
          <w:rFonts w:ascii="Times New Roman" w:hAnsi="Times New Roman" w:cs="Times New Roman"/>
          <w:b/>
          <w:bCs/>
        </w:rPr>
        <w:t>JWT</w:t>
      </w:r>
      <w:r w:rsidRPr="00A670AA">
        <w:rPr>
          <w:rFonts w:ascii="Times New Roman" w:hAnsi="Times New Roman" w:cs="Times New Roman"/>
        </w:rPr>
        <w:t xml:space="preserve">, preventing unauthorized access, while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displays recommendations in a carousel and chatbot responses in a chat window. The AI components enhance engagement for community events, making the system intuitive. Training was constrained by the timeline, but synthetic data ensured functionality.</w:t>
      </w:r>
    </w:p>
    <w:p w14:paraId="637AA8EB" w14:textId="77777777" w:rsidR="00A670AA" w:rsidRPr="00A670AA" w:rsidRDefault="00A670AA" w:rsidP="00A670AA">
      <w:pPr>
        <w:spacing w:before="24" w:after="24" w:line="276" w:lineRule="auto"/>
        <w:ind w:firstLine="630"/>
        <w:jc w:val="both"/>
        <w:rPr>
          <w:rFonts w:ascii="Times New Roman" w:hAnsi="Times New Roman" w:cs="Times New Roman"/>
        </w:rPr>
      </w:pPr>
    </w:p>
    <w:p w14:paraId="73AF3E2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AI design delivers personalized, responsive features, showcasing our technical expertise for our degree program. It supports scalability for 1000 users and future enhancements like real-time training.</w:t>
      </w:r>
    </w:p>
    <w:p w14:paraId="24F01E89" w14:textId="77777777" w:rsidR="00A670AA" w:rsidRPr="00A670AA" w:rsidRDefault="00A670AA" w:rsidP="00A670AA">
      <w:pPr>
        <w:spacing w:before="24" w:after="24" w:line="276" w:lineRule="auto"/>
        <w:ind w:firstLine="630"/>
        <w:jc w:val="both"/>
        <w:rPr>
          <w:rFonts w:ascii="Times New Roman" w:hAnsi="Times New Roman" w:cs="Times New Roman"/>
        </w:rPr>
      </w:pPr>
    </w:p>
    <w:p w14:paraId="2AD02272" w14:textId="77777777" w:rsidR="00A670AA" w:rsidRPr="00A670AA" w:rsidRDefault="00A670AA" w:rsidP="00A670AA">
      <w:pPr>
        <w:spacing w:before="24" w:after="24" w:line="276" w:lineRule="auto"/>
        <w:rPr>
          <w:rFonts w:ascii="Times New Roman" w:eastAsia="Calibri" w:hAnsi="Times New Roman" w:cs="Times New Roman"/>
          <w:b/>
          <w:bCs/>
          <w:i/>
          <w:iCs/>
        </w:rPr>
      </w:pPr>
    </w:p>
    <w:p w14:paraId="0DC63D7E" w14:textId="77777777" w:rsidR="00A670AA" w:rsidRPr="00A670AA" w:rsidRDefault="00A670AA" w:rsidP="00A670AA">
      <w:pPr>
        <w:spacing w:before="24" w:after="24" w:line="276" w:lineRule="auto"/>
        <w:rPr>
          <w:rFonts w:ascii="Times New Roman" w:eastAsia="Calibri" w:hAnsi="Times New Roman" w:cs="Times New Roman"/>
          <w:b/>
          <w:bCs/>
          <w:i/>
          <w:iCs/>
        </w:rPr>
      </w:pPr>
    </w:p>
    <w:p w14:paraId="0931C898" w14:textId="77777777" w:rsidR="00A670AA" w:rsidRPr="00A670AA" w:rsidRDefault="00A670AA" w:rsidP="00A670AA">
      <w:pPr>
        <w:spacing w:before="24" w:after="24" w:line="276" w:lineRule="auto"/>
        <w:rPr>
          <w:rFonts w:ascii="Times New Roman" w:eastAsia="Calibri" w:hAnsi="Times New Roman" w:cs="Times New Roman"/>
          <w:b/>
          <w:bCs/>
          <w:i/>
          <w:iCs/>
        </w:rPr>
      </w:pPr>
    </w:p>
    <w:p w14:paraId="55E91D13" w14:textId="77777777" w:rsidR="00A670AA" w:rsidRPr="00A670AA" w:rsidRDefault="00A670AA" w:rsidP="00A670AA">
      <w:pPr>
        <w:spacing w:before="24" w:after="24" w:line="276" w:lineRule="auto"/>
        <w:rPr>
          <w:rFonts w:ascii="Times New Roman" w:eastAsia="Calibri" w:hAnsi="Times New Roman" w:cs="Times New Roman"/>
          <w:b/>
          <w:bCs/>
          <w:i/>
          <w:iCs/>
        </w:rPr>
      </w:pPr>
    </w:p>
    <w:p w14:paraId="6B0D4208" w14:textId="77777777" w:rsidR="00A670AA" w:rsidRPr="00A670AA" w:rsidRDefault="00A670AA" w:rsidP="00A670AA">
      <w:pPr>
        <w:spacing w:before="24" w:after="24" w:line="276" w:lineRule="auto"/>
        <w:rPr>
          <w:rFonts w:ascii="Times New Roman" w:eastAsia="Calibri" w:hAnsi="Times New Roman" w:cs="Times New Roman"/>
          <w:b/>
          <w:bCs/>
          <w:i/>
          <w:iCs/>
        </w:rPr>
      </w:pPr>
    </w:p>
    <w:p w14:paraId="76AB2ED4" w14:textId="77777777" w:rsidR="00A670AA" w:rsidRPr="00A670AA" w:rsidRDefault="00A670AA" w:rsidP="00A670AA">
      <w:pPr>
        <w:spacing w:before="24" w:after="24" w:line="276" w:lineRule="auto"/>
        <w:rPr>
          <w:rFonts w:ascii="Times New Roman" w:eastAsia="Calibri" w:hAnsi="Times New Roman" w:cs="Times New Roman"/>
          <w:b/>
          <w:bCs/>
          <w:i/>
          <w:iCs/>
        </w:rPr>
      </w:pPr>
    </w:p>
    <w:p w14:paraId="20307A05" w14:textId="77777777" w:rsidR="00A670AA" w:rsidRPr="00A670AA" w:rsidRDefault="00A670AA" w:rsidP="00A670AA">
      <w:pPr>
        <w:spacing w:before="24" w:after="24" w:line="276" w:lineRule="auto"/>
        <w:rPr>
          <w:rFonts w:ascii="Times New Roman" w:eastAsia="Calibri" w:hAnsi="Times New Roman" w:cs="Times New Roman"/>
          <w:b/>
          <w:bCs/>
          <w:i/>
          <w:iCs/>
        </w:rPr>
      </w:pPr>
    </w:p>
    <w:p w14:paraId="7EC5E728" w14:textId="77777777" w:rsidR="00A670AA" w:rsidRPr="00A670AA" w:rsidRDefault="00A670AA" w:rsidP="00A670AA">
      <w:pPr>
        <w:spacing w:before="24" w:after="24" w:line="276" w:lineRule="auto"/>
        <w:rPr>
          <w:rFonts w:ascii="Times New Roman" w:eastAsia="Calibri" w:hAnsi="Times New Roman" w:cs="Times New Roman"/>
          <w:b/>
          <w:bCs/>
          <w:i/>
          <w:iCs/>
        </w:rPr>
      </w:pPr>
    </w:p>
    <w:p w14:paraId="0941E577" w14:textId="77777777" w:rsidR="00A670AA" w:rsidRPr="00A670AA" w:rsidRDefault="00A670AA" w:rsidP="00A670AA">
      <w:pPr>
        <w:spacing w:before="24" w:after="24" w:line="276" w:lineRule="auto"/>
        <w:rPr>
          <w:rFonts w:ascii="Times New Roman" w:eastAsia="Calibri" w:hAnsi="Times New Roman" w:cs="Times New Roman"/>
          <w:b/>
          <w:bCs/>
          <w:i/>
          <w:iCs/>
        </w:rPr>
      </w:pPr>
    </w:p>
    <w:p w14:paraId="400CCA7E" w14:textId="77777777" w:rsidR="00A670AA" w:rsidRPr="00A670AA" w:rsidRDefault="00A670AA" w:rsidP="00A670AA">
      <w:pPr>
        <w:spacing w:before="24" w:after="24" w:line="276" w:lineRule="auto"/>
        <w:rPr>
          <w:rFonts w:ascii="Times New Roman" w:eastAsia="Calibri" w:hAnsi="Times New Roman" w:cs="Times New Roman"/>
          <w:b/>
          <w:bCs/>
          <w:i/>
          <w:iCs/>
        </w:rPr>
      </w:pPr>
    </w:p>
    <w:p w14:paraId="45C10975" w14:textId="77777777" w:rsidR="00A670AA" w:rsidRPr="00A670AA" w:rsidRDefault="00A670AA" w:rsidP="00A670AA">
      <w:pPr>
        <w:spacing w:before="24" w:after="24" w:line="276" w:lineRule="auto"/>
        <w:rPr>
          <w:rFonts w:ascii="Times New Roman" w:eastAsia="Calibri" w:hAnsi="Times New Roman" w:cs="Times New Roman"/>
          <w:b/>
          <w:bCs/>
          <w:i/>
          <w:iCs/>
        </w:rPr>
      </w:pPr>
    </w:p>
    <w:p w14:paraId="1994A480" w14:textId="77777777" w:rsidR="00A670AA" w:rsidRPr="00A670AA" w:rsidRDefault="00A670AA" w:rsidP="00A670AA">
      <w:pPr>
        <w:spacing w:before="24" w:after="24" w:line="276" w:lineRule="auto"/>
        <w:rPr>
          <w:rFonts w:ascii="Times New Roman" w:eastAsia="Calibri" w:hAnsi="Times New Roman" w:cs="Times New Roman"/>
          <w:b/>
          <w:bCs/>
          <w:i/>
          <w:iCs/>
        </w:rPr>
      </w:pPr>
    </w:p>
    <w:p w14:paraId="7677718D" w14:textId="77777777" w:rsidR="00A670AA" w:rsidRPr="00A670AA" w:rsidRDefault="00A670AA" w:rsidP="00A670AA">
      <w:pPr>
        <w:spacing w:before="24" w:after="24" w:line="276" w:lineRule="auto"/>
        <w:rPr>
          <w:rFonts w:ascii="Times New Roman" w:eastAsia="Calibri" w:hAnsi="Times New Roman" w:cs="Times New Roman"/>
          <w:b/>
          <w:bCs/>
          <w:i/>
          <w:iCs/>
        </w:rPr>
      </w:pPr>
    </w:p>
    <w:p w14:paraId="5F4C311F" w14:textId="77777777" w:rsidR="00A670AA" w:rsidRPr="00A670AA" w:rsidRDefault="00A670AA" w:rsidP="00A670AA">
      <w:pPr>
        <w:spacing w:before="24" w:after="24" w:line="276" w:lineRule="auto"/>
        <w:rPr>
          <w:rFonts w:ascii="Times New Roman" w:eastAsia="Calibri" w:hAnsi="Times New Roman" w:cs="Times New Roman"/>
          <w:b/>
          <w:bCs/>
          <w:i/>
          <w:iCs/>
        </w:rPr>
      </w:pPr>
    </w:p>
    <w:tbl>
      <w:tblPr>
        <w:tblStyle w:val="TableGrid1"/>
        <w:tblW w:w="0" w:type="auto"/>
        <w:tblInd w:w="0" w:type="dxa"/>
        <w:tblLook w:val="04A0" w:firstRow="1" w:lastRow="0" w:firstColumn="1" w:lastColumn="0" w:noHBand="0" w:noVBand="1"/>
      </w:tblPr>
      <w:tblGrid>
        <w:gridCol w:w="1433"/>
        <w:gridCol w:w="2352"/>
        <w:gridCol w:w="2207"/>
        <w:gridCol w:w="2510"/>
      </w:tblGrid>
      <w:tr w:rsidR="00A670AA" w:rsidRPr="00A670AA" w14:paraId="79133BEA"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090558B1"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lastRenderedPageBreak/>
              <w:t>AI Input</w:t>
            </w:r>
          </w:p>
        </w:tc>
        <w:tc>
          <w:tcPr>
            <w:tcW w:w="0" w:type="auto"/>
            <w:tcBorders>
              <w:top w:val="single" w:sz="4" w:space="0" w:color="auto"/>
              <w:left w:val="single" w:sz="4" w:space="0" w:color="auto"/>
              <w:bottom w:val="single" w:sz="4" w:space="0" w:color="auto"/>
              <w:right w:val="single" w:sz="4" w:space="0" w:color="auto"/>
            </w:tcBorders>
            <w:hideMark/>
          </w:tcPr>
          <w:p w14:paraId="2D283D64"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Description</w:t>
            </w:r>
          </w:p>
        </w:tc>
        <w:tc>
          <w:tcPr>
            <w:tcW w:w="0" w:type="auto"/>
            <w:tcBorders>
              <w:top w:val="single" w:sz="4" w:space="0" w:color="auto"/>
              <w:left w:val="single" w:sz="4" w:space="0" w:color="auto"/>
              <w:bottom w:val="single" w:sz="4" w:space="0" w:color="auto"/>
              <w:right w:val="single" w:sz="4" w:space="0" w:color="auto"/>
            </w:tcBorders>
            <w:hideMark/>
          </w:tcPr>
          <w:p w14:paraId="7BC7FCEA"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AI Output</w:t>
            </w:r>
          </w:p>
        </w:tc>
        <w:tc>
          <w:tcPr>
            <w:tcW w:w="0" w:type="auto"/>
            <w:tcBorders>
              <w:top w:val="single" w:sz="4" w:space="0" w:color="auto"/>
              <w:left w:val="single" w:sz="4" w:space="0" w:color="auto"/>
              <w:bottom w:val="single" w:sz="4" w:space="0" w:color="auto"/>
              <w:right w:val="single" w:sz="4" w:space="0" w:color="auto"/>
            </w:tcBorders>
            <w:hideMark/>
          </w:tcPr>
          <w:p w14:paraId="423EAA2C"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Description</w:t>
            </w:r>
          </w:p>
        </w:tc>
      </w:tr>
      <w:tr w:rsidR="00A670AA" w:rsidRPr="00A670AA" w14:paraId="5A9F2789"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71EE695B"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User ID</w:t>
            </w:r>
          </w:p>
        </w:tc>
        <w:tc>
          <w:tcPr>
            <w:tcW w:w="0" w:type="auto"/>
            <w:tcBorders>
              <w:top w:val="single" w:sz="4" w:space="0" w:color="auto"/>
              <w:left w:val="single" w:sz="4" w:space="0" w:color="auto"/>
              <w:bottom w:val="single" w:sz="4" w:space="0" w:color="auto"/>
              <w:right w:val="single" w:sz="4" w:space="0" w:color="auto"/>
            </w:tcBorders>
            <w:hideMark/>
          </w:tcPr>
          <w:p w14:paraId="624CB0E2"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Unique identifier for the logged-in user (admin, attendee, organizer).</w:t>
            </w:r>
          </w:p>
        </w:tc>
        <w:tc>
          <w:tcPr>
            <w:tcW w:w="0" w:type="auto"/>
            <w:tcBorders>
              <w:top w:val="single" w:sz="4" w:space="0" w:color="auto"/>
              <w:left w:val="single" w:sz="4" w:space="0" w:color="auto"/>
              <w:bottom w:val="single" w:sz="4" w:space="0" w:color="auto"/>
              <w:right w:val="single" w:sz="4" w:space="0" w:color="auto"/>
            </w:tcBorders>
            <w:hideMark/>
          </w:tcPr>
          <w:p w14:paraId="332AAC70"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Suggestions</w:t>
            </w:r>
          </w:p>
        </w:tc>
        <w:tc>
          <w:tcPr>
            <w:tcW w:w="0" w:type="auto"/>
            <w:tcBorders>
              <w:top w:val="single" w:sz="4" w:space="0" w:color="auto"/>
              <w:left w:val="single" w:sz="4" w:space="0" w:color="auto"/>
              <w:bottom w:val="single" w:sz="4" w:space="0" w:color="auto"/>
              <w:right w:val="single" w:sz="4" w:space="0" w:color="auto"/>
            </w:tcBorders>
            <w:hideMark/>
          </w:tcPr>
          <w:p w14:paraId="0726127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Personalized list of events based on user history, preferences, and role.</w:t>
            </w:r>
          </w:p>
        </w:tc>
      </w:tr>
      <w:tr w:rsidR="00A670AA" w:rsidRPr="00A670AA" w14:paraId="5F6FDA8F"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26BC977A"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Category</w:t>
            </w:r>
          </w:p>
        </w:tc>
        <w:tc>
          <w:tcPr>
            <w:tcW w:w="0" w:type="auto"/>
            <w:tcBorders>
              <w:top w:val="single" w:sz="4" w:space="0" w:color="auto"/>
              <w:left w:val="single" w:sz="4" w:space="0" w:color="auto"/>
              <w:bottom w:val="single" w:sz="4" w:space="0" w:color="auto"/>
              <w:right w:val="single" w:sz="4" w:space="0" w:color="auto"/>
            </w:tcBorders>
            <w:hideMark/>
          </w:tcPr>
          <w:p w14:paraId="2C0BDB9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Type of event (e.g., concert, workshop, conference) selected or browsed.</w:t>
            </w:r>
          </w:p>
        </w:tc>
        <w:tc>
          <w:tcPr>
            <w:tcW w:w="0" w:type="auto"/>
            <w:tcBorders>
              <w:top w:val="single" w:sz="4" w:space="0" w:color="auto"/>
              <w:left w:val="single" w:sz="4" w:space="0" w:color="auto"/>
              <w:bottom w:val="single" w:sz="4" w:space="0" w:color="auto"/>
              <w:right w:val="single" w:sz="4" w:space="0" w:color="auto"/>
            </w:tcBorders>
            <w:hideMark/>
          </w:tcPr>
          <w:p w14:paraId="5DF41981"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Suggestions</w:t>
            </w:r>
          </w:p>
        </w:tc>
        <w:tc>
          <w:tcPr>
            <w:tcW w:w="0" w:type="auto"/>
            <w:tcBorders>
              <w:top w:val="single" w:sz="4" w:space="0" w:color="auto"/>
              <w:left w:val="single" w:sz="4" w:space="0" w:color="auto"/>
              <w:bottom w:val="single" w:sz="4" w:space="0" w:color="auto"/>
              <w:right w:val="single" w:sz="4" w:space="0" w:color="auto"/>
            </w:tcBorders>
            <w:hideMark/>
          </w:tcPr>
          <w:p w14:paraId="7883480C"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Curated events matching the category, ranked by relevance or popularity.</w:t>
            </w:r>
          </w:p>
        </w:tc>
      </w:tr>
      <w:tr w:rsidR="00A670AA" w:rsidRPr="00A670AA" w14:paraId="16DE6DC9"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12096DC"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User Location</w:t>
            </w:r>
          </w:p>
        </w:tc>
        <w:tc>
          <w:tcPr>
            <w:tcW w:w="0" w:type="auto"/>
            <w:tcBorders>
              <w:top w:val="single" w:sz="4" w:space="0" w:color="auto"/>
              <w:left w:val="single" w:sz="4" w:space="0" w:color="auto"/>
              <w:bottom w:val="single" w:sz="4" w:space="0" w:color="auto"/>
              <w:right w:val="single" w:sz="4" w:space="0" w:color="auto"/>
            </w:tcBorders>
            <w:hideMark/>
          </w:tcPr>
          <w:p w14:paraId="3A4859E0"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Geographic location of the user (e.g., city, zip code) from profile or GPS.</w:t>
            </w:r>
          </w:p>
        </w:tc>
        <w:tc>
          <w:tcPr>
            <w:tcW w:w="0" w:type="auto"/>
            <w:tcBorders>
              <w:top w:val="single" w:sz="4" w:space="0" w:color="auto"/>
              <w:left w:val="single" w:sz="4" w:space="0" w:color="auto"/>
              <w:bottom w:val="single" w:sz="4" w:space="0" w:color="auto"/>
              <w:right w:val="single" w:sz="4" w:space="0" w:color="auto"/>
            </w:tcBorders>
            <w:hideMark/>
          </w:tcPr>
          <w:p w14:paraId="04ACCC0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Nearby Event Recommendations</w:t>
            </w:r>
          </w:p>
        </w:tc>
        <w:tc>
          <w:tcPr>
            <w:tcW w:w="0" w:type="auto"/>
            <w:tcBorders>
              <w:top w:val="single" w:sz="4" w:space="0" w:color="auto"/>
              <w:left w:val="single" w:sz="4" w:space="0" w:color="auto"/>
              <w:bottom w:val="single" w:sz="4" w:space="0" w:color="auto"/>
              <w:right w:val="single" w:sz="4" w:space="0" w:color="auto"/>
            </w:tcBorders>
            <w:hideMark/>
          </w:tcPr>
          <w:p w14:paraId="741CFB37"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List of upcoming events within a specified radius of the user’s location.</w:t>
            </w:r>
          </w:p>
        </w:tc>
      </w:tr>
      <w:tr w:rsidR="00A670AA" w:rsidRPr="00A670AA" w14:paraId="2CC74FEB"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E2674C9"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Booking History</w:t>
            </w:r>
          </w:p>
        </w:tc>
        <w:tc>
          <w:tcPr>
            <w:tcW w:w="0" w:type="auto"/>
            <w:tcBorders>
              <w:top w:val="single" w:sz="4" w:space="0" w:color="auto"/>
              <w:left w:val="single" w:sz="4" w:space="0" w:color="auto"/>
              <w:bottom w:val="single" w:sz="4" w:space="0" w:color="auto"/>
              <w:right w:val="single" w:sz="4" w:space="0" w:color="auto"/>
            </w:tcBorders>
            <w:hideMark/>
          </w:tcPr>
          <w:p w14:paraId="545B28C5"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Past bookings of the attendee, including event IDs and dates.</w:t>
            </w:r>
          </w:p>
        </w:tc>
        <w:tc>
          <w:tcPr>
            <w:tcW w:w="0" w:type="auto"/>
            <w:tcBorders>
              <w:top w:val="single" w:sz="4" w:space="0" w:color="auto"/>
              <w:left w:val="single" w:sz="4" w:space="0" w:color="auto"/>
              <w:bottom w:val="single" w:sz="4" w:space="0" w:color="auto"/>
              <w:right w:val="single" w:sz="4" w:space="0" w:color="auto"/>
            </w:tcBorders>
            <w:hideMark/>
          </w:tcPr>
          <w:p w14:paraId="4838012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Preference Analysis</w:t>
            </w:r>
          </w:p>
        </w:tc>
        <w:tc>
          <w:tcPr>
            <w:tcW w:w="0" w:type="auto"/>
            <w:tcBorders>
              <w:top w:val="single" w:sz="4" w:space="0" w:color="auto"/>
              <w:left w:val="single" w:sz="4" w:space="0" w:color="auto"/>
              <w:bottom w:val="single" w:sz="4" w:space="0" w:color="auto"/>
              <w:right w:val="single" w:sz="4" w:space="0" w:color="auto"/>
            </w:tcBorders>
            <w:hideMark/>
          </w:tcPr>
          <w:p w14:paraId="279225F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Insights on user preferences (e.g., frequent categories, time slots).</w:t>
            </w:r>
          </w:p>
        </w:tc>
      </w:tr>
      <w:tr w:rsidR="00A670AA" w:rsidRPr="00A670AA" w14:paraId="2E460860"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7551C661"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Search Query</w:t>
            </w:r>
          </w:p>
        </w:tc>
        <w:tc>
          <w:tcPr>
            <w:tcW w:w="0" w:type="auto"/>
            <w:tcBorders>
              <w:top w:val="single" w:sz="4" w:space="0" w:color="auto"/>
              <w:left w:val="single" w:sz="4" w:space="0" w:color="auto"/>
              <w:bottom w:val="single" w:sz="4" w:space="0" w:color="auto"/>
              <w:right w:val="single" w:sz="4" w:space="0" w:color="auto"/>
            </w:tcBorders>
            <w:hideMark/>
          </w:tcPr>
          <w:p w14:paraId="5D34798A"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Text input from the user (e.g., "music events in May 2025").</w:t>
            </w:r>
          </w:p>
        </w:tc>
        <w:tc>
          <w:tcPr>
            <w:tcW w:w="0" w:type="auto"/>
            <w:tcBorders>
              <w:top w:val="single" w:sz="4" w:space="0" w:color="auto"/>
              <w:left w:val="single" w:sz="4" w:space="0" w:color="auto"/>
              <w:bottom w:val="single" w:sz="4" w:space="0" w:color="auto"/>
              <w:right w:val="single" w:sz="4" w:space="0" w:color="auto"/>
            </w:tcBorders>
            <w:hideMark/>
          </w:tcPr>
          <w:p w14:paraId="4127782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Suggestions</w:t>
            </w:r>
          </w:p>
        </w:tc>
        <w:tc>
          <w:tcPr>
            <w:tcW w:w="0" w:type="auto"/>
            <w:tcBorders>
              <w:top w:val="single" w:sz="4" w:space="0" w:color="auto"/>
              <w:left w:val="single" w:sz="4" w:space="0" w:color="auto"/>
              <w:bottom w:val="single" w:sz="4" w:space="0" w:color="auto"/>
              <w:right w:val="single" w:sz="4" w:space="0" w:color="auto"/>
            </w:tcBorders>
            <w:hideMark/>
          </w:tcPr>
          <w:p w14:paraId="223A366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Filtered list of events matching the search query terms.</w:t>
            </w:r>
          </w:p>
        </w:tc>
      </w:tr>
      <w:tr w:rsidR="00A670AA" w:rsidRPr="00A670AA" w14:paraId="7B531823"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FBC277C"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User Role</w:t>
            </w:r>
          </w:p>
        </w:tc>
        <w:tc>
          <w:tcPr>
            <w:tcW w:w="0" w:type="auto"/>
            <w:tcBorders>
              <w:top w:val="single" w:sz="4" w:space="0" w:color="auto"/>
              <w:left w:val="single" w:sz="4" w:space="0" w:color="auto"/>
              <w:bottom w:val="single" w:sz="4" w:space="0" w:color="auto"/>
              <w:right w:val="single" w:sz="4" w:space="0" w:color="auto"/>
            </w:tcBorders>
            <w:hideMark/>
          </w:tcPr>
          <w:p w14:paraId="0043AD5F"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Role of the user (admin, attendee, organizer) from profile.</w:t>
            </w:r>
          </w:p>
        </w:tc>
        <w:tc>
          <w:tcPr>
            <w:tcW w:w="0" w:type="auto"/>
            <w:tcBorders>
              <w:top w:val="single" w:sz="4" w:space="0" w:color="auto"/>
              <w:left w:val="single" w:sz="4" w:space="0" w:color="auto"/>
              <w:bottom w:val="single" w:sz="4" w:space="0" w:color="auto"/>
              <w:right w:val="single" w:sz="4" w:space="0" w:color="auto"/>
            </w:tcBorders>
            <w:hideMark/>
          </w:tcPr>
          <w:p w14:paraId="3F5EC983"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Tailored Chat Responses</w:t>
            </w:r>
          </w:p>
        </w:tc>
        <w:tc>
          <w:tcPr>
            <w:tcW w:w="0" w:type="auto"/>
            <w:tcBorders>
              <w:top w:val="single" w:sz="4" w:space="0" w:color="auto"/>
              <w:left w:val="single" w:sz="4" w:space="0" w:color="auto"/>
              <w:bottom w:val="single" w:sz="4" w:space="0" w:color="auto"/>
              <w:right w:val="single" w:sz="4" w:space="0" w:color="auto"/>
            </w:tcBorders>
            <w:hideMark/>
          </w:tcPr>
          <w:p w14:paraId="326582AE"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Role-specific replies, e.g., booking help for attendees, stats for admins.</w:t>
            </w:r>
          </w:p>
        </w:tc>
      </w:tr>
      <w:tr w:rsidR="00A670AA" w:rsidRPr="00A670AA" w14:paraId="2DA8F5F0"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DD1E921"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Feedback</w:t>
            </w:r>
          </w:p>
        </w:tc>
        <w:tc>
          <w:tcPr>
            <w:tcW w:w="0" w:type="auto"/>
            <w:tcBorders>
              <w:top w:val="single" w:sz="4" w:space="0" w:color="auto"/>
              <w:left w:val="single" w:sz="4" w:space="0" w:color="auto"/>
              <w:bottom w:val="single" w:sz="4" w:space="0" w:color="auto"/>
              <w:right w:val="single" w:sz="4" w:space="0" w:color="auto"/>
            </w:tcBorders>
            <w:hideMark/>
          </w:tcPr>
          <w:p w14:paraId="38E97EEA"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Ratings and comments submitted by attendees after an event.</w:t>
            </w:r>
          </w:p>
        </w:tc>
        <w:tc>
          <w:tcPr>
            <w:tcW w:w="0" w:type="auto"/>
            <w:tcBorders>
              <w:top w:val="single" w:sz="4" w:space="0" w:color="auto"/>
              <w:left w:val="single" w:sz="4" w:space="0" w:color="auto"/>
              <w:bottom w:val="single" w:sz="4" w:space="0" w:color="auto"/>
              <w:right w:val="single" w:sz="4" w:space="0" w:color="auto"/>
            </w:tcBorders>
            <w:hideMark/>
          </w:tcPr>
          <w:p w14:paraId="70B6AE5F"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Quality Insights</w:t>
            </w:r>
          </w:p>
        </w:tc>
        <w:tc>
          <w:tcPr>
            <w:tcW w:w="0" w:type="auto"/>
            <w:tcBorders>
              <w:top w:val="single" w:sz="4" w:space="0" w:color="auto"/>
              <w:left w:val="single" w:sz="4" w:space="0" w:color="auto"/>
              <w:bottom w:val="single" w:sz="4" w:space="0" w:color="auto"/>
              <w:right w:val="single" w:sz="4" w:space="0" w:color="auto"/>
            </w:tcBorders>
            <w:hideMark/>
          </w:tcPr>
          <w:p w14:paraId="2B4C6AC6"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Summary of event success, areas for improvement for organizers and admins.</w:t>
            </w:r>
          </w:p>
        </w:tc>
      </w:tr>
      <w:tr w:rsidR="00A670AA" w:rsidRPr="00A670AA" w14:paraId="42609EA7"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5EFC105"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Date Preferences</w:t>
            </w:r>
          </w:p>
        </w:tc>
        <w:tc>
          <w:tcPr>
            <w:tcW w:w="0" w:type="auto"/>
            <w:tcBorders>
              <w:top w:val="single" w:sz="4" w:space="0" w:color="auto"/>
              <w:left w:val="single" w:sz="4" w:space="0" w:color="auto"/>
              <w:bottom w:val="single" w:sz="4" w:space="0" w:color="auto"/>
              <w:right w:val="single" w:sz="4" w:space="0" w:color="auto"/>
            </w:tcBorders>
            <w:hideMark/>
          </w:tcPr>
          <w:p w14:paraId="19CCA593"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Preferred event dates or ranges entered by the user.</w:t>
            </w:r>
          </w:p>
        </w:tc>
        <w:tc>
          <w:tcPr>
            <w:tcW w:w="0" w:type="auto"/>
            <w:tcBorders>
              <w:top w:val="single" w:sz="4" w:space="0" w:color="auto"/>
              <w:left w:val="single" w:sz="4" w:space="0" w:color="auto"/>
              <w:bottom w:val="single" w:sz="4" w:space="0" w:color="auto"/>
              <w:right w:val="single" w:sz="4" w:space="0" w:color="auto"/>
            </w:tcBorders>
            <w:hideMark/>
          </w:tcPr>
          <w:p w14:paraId="5AF8BA30"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 Suggestions</w:t>
            </w:r>
          </w:p>
        </w:tc>
        <w:tc>
          <w:tcPr>
            <w:tcW w:w="0" w:type="auto"/>
            <w:tcBorders>
              <w:top w:val="single" w:sz="4" w:space="0" w:color="auto"/>
              <w:left w:val="single" w:sz="4" w:space="0" w:color="auto"/>
              <w:bottom w:val="single" w:sz="4" w:space="0" w:color="auto"/>
              <w:right w:val="single" w:sz="4" w:space="0" w:color="auto"/>
            </w:tcBorders>
            <w:hideMark/>
          </w:tcPr>
          <w:p w14:paraId="130BAFB6"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Events aligned with the user’s available dates and schedule.</w:t>
            </w:r>
          </w:p>
        </w:tc>
      </w:tr>
    </w:tbl>
    <w:p w14:paraId="0FB335BA" w14:textId="77777777" w:rsidR="00A670AA" w:rsidRPr="00A670AA" w:rsidRDefault="00A670AA" w:rsidP="00A670AA">
      <w:pPr>
        <w:spacing w:before="24" w:after="24" w:line="276" w:lineRule="auto"/>
        <w:rPr>
          <w:rFonts w:ascii="Times New Roman" w:eastAsia="Calibri" w:hAnsi="Times New Roman" w:cs="Times New Roman"/>
        </w:rPr>
      </w:pPr>
    </w:p>
    <w:p w14:paraId="6920D7DD"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 xml:space="preserve">Table 1.1: </w:t>
      </w:r>
      <w:r w:rsidRPr="00A670AA">
        <w:rPr>
          <w:rFonts w:ascii="Times New Roman" w:eastAsia="Calibri" w:hAnsi="Times New Roman" w:cs="Times New Roman"/>
        </w:rPr>
        <w:t xml:space="preserve">AI Inputs and Outputs for Event Booking &amp; Management System </w:t>
      </w:r>
      <w:r w:rsidRPr="00A670AA">
        <w:rPr>
          <w:rFonts w:ascii="Times New Roman" w:eastAsia="Calibri" w:hAnsi="Times New Roman" w:cs="Times New Roman"/>
        </w:rPr>
        <w:br w:type="page"/>
      </w:r>
    </w:p>
    <w:p w14:paraId="2C063B70" w14:textId="77777777" w:rsidR="00A670AA" w:rsidRPr="00A670AA" w:rsidRDefault="00A670AA" w:rsidP="00A670AA">
      <w:pPr>
        <w:spacing w:before="24" w:after="24" w:line="276" w:lineRule="auto"/>
        <w:rPr>
          <w:rFonts w:ascii="Times New Roman" w:eastAsia="Calibri" w:hAnsi="Times New Roman" w:cs="Times New Roman"/>
          <w:b/>
          <w:bCs/>
        </w:rPr>
      </w:pPr>
    </w:p>
    <w:p w14:paraId="0622FEB9"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3.9 Real-Time Features</w:t>
      </w:r>
    </w:p>
    <w:p w14:paraId="0792BA2E" w14:textId="77777777" w:rsidR="00A670AA" w:rsidRPr="00A670AA" w:rsidRDefault="00A670AA" w:rsidP="00A670AA">
      <w:pPr>
        <w:spacing w:before="24" w:after="24" w:line="276" w:lineRule="auto"/>
        <w:rPr>
          <w:rFonts w:ascii="Times New Roman" w:eastAsia="Calibri" w:hAnsi="Times New Roman" w:cs="Times New Roman"/>
          <w:b/>
          <w:bCs/>
        </w:rPr>
      </w:pPr>
    </w:p>
    <w:p w14:paraId="22FD2851" w14:textId="77777777" w:rsidR="00A670AA" w:rsidRPr="00A670AA" w:rsidRDefault="00A670AA" w:rsidP="00A670AA">
      <w:pPr>
        <w:spacing w:before="24" w:after="24" w:line="276" w:lineRule="auto"/>
        <w:rPr>
          <w:rFonts w:ascii="Times New Roman" w:eastAsia="Calibri" w:hAnsi="Times New Roman" w:cs="Times New Roman"/>
        </w:rPr>
      </w:pPr>
    </w:p>
    <w:p w14:paraId="6500685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includes real-time features to keep organizers informed, developed by </w:t>
      </w:r>
      <w:r w:rsidRPr="00A670AA">
        <w:rPr>
          <w:rFonts w:ascii="Times New Roman" w:hAnsi="Times New Roman" w:cs="Times New Roman"/>
          <w:b/>
          <w:bCs/>
        </w:rPr>
        <w:t>Ishu</w:t>
      </w:r>
      <w:r w:rsidRPr="00A670AA">
        <w:rPr>
          <w:rFonts w:ascii="Times New Roman" w:hAnsi="Times New Roman" w:cs="Times New Roman"/>
        </w:rPr>
        <w:t xml:space="preserve"> in 2.5 months. Using </w:t>
      </w:r>
      <w:r w:rsidRPr="00A670AA">
        <w:rPr>
          <w:rFonts w:ascii="Times New Roman" w:hAnsi="Times New Roman" w:cs="Times New Roman"/>
          <w:b/>
          <w:bCs/>
        </w:rPr>
        <w:t>Socket.io</w:t>
      </w:r>
      <w:r w:rsidRPr="00A670AA">
        <w:rPr>
          <w:rFonts w:ascii="Times New Roman" w:hAnsi="Times New Roman" w:cs="Times New Roman"/>
        </w:rPr>
        <w:t xml:space="preserve"> on the </w:t>
      </w:r>
      <w:r w:rsidRPr="00A670AA">
        <w:rPr>
          <w:rFonts w:ascii="Times New Roman" w:hAnsi="Times New Roman" w:cs="Times New Roman"/>
          <w:b/>
          <w:bCs/>
        </w:rPr>
        <w:t>Render</w:t>
      </w:r>
      <w:r w:rsidRPr="00A670AA">
        <w:rPr>
          <w:rFonts w:ascii="Times New Roman" w:hAnsi="Times New Roman" w:cs="Times New Roman"/>
        </w:rPr>
        <w:t xml:space="preserve"> backend, the system broadcasts ticket availability updates to the organizer dashboard in under 500ms, critical for events like workshops. </w:t>
      </w:r>
      <w:r w:rsidRPr="00A670AA">
        <w:rPr>
          <w:rFonts w:ascii="Times New Roman" w:hAnsi="Times New Roman" w:cs="Times New Roman"/>
          <w:b/>
          <w:bCs/>
        </w:rPr>
        <w:t>Render’s</w:t>
      </w:r>
      <w:r w:rsidRPr="00A670AA">
        <w:rPr>
          <w:rFonts w:ascii="Times New Roman" w:hAnsi="Times New Roman" w:cs="Times New Roman"/>
        </w:rPr>
        <w:t xml:space="preserve"> sleep mode, which halts connections after 15 minutes, was mitigated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pinging the server every 10 minutes.</w:t>
      </w:r>
    </w:p>
    <w:p w14:paraId="5BAFC54B" w14:textId="77777777" w:rsidR="00A670AA" w:rsidRPr="00A670AA" w:rsidRDefault="00A670AA" w:rsidP="00A670AA">
      <w:pPr>
        <w:spacing w:before="24" w:after="24" w:line="276" w:lineRule="auto"/>
        <w:ind w:firstLine="630"/>
        <w:jc w:val="both"/>
        <w:rPr>
          <w:rFonts w:ascii="Times New Roman" w:hAnsi="Times New Roman" w:cs="Times New Roman"/>
        </w:rPr>
      </w:pPr>
    </w:p>
    <w:p w14:paraId="0130B97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When a booking occurs via the /bookings API, </w:t>
      </w:r>
      <w:r w:rsidRPr="00A670AA">
        <w:rPr>
          <w:rFonts w:ascii="Times New Roman" w:hAnsi="Times New Roman" w:cs="Times New Roman"/>
          <w:b/>
          <w:bCs/>
        </w:rPr>
        <w:t>Socket.io</w:t>
      </w:r>
      <w:r w:rsidRPr="00A670AA">
        <w:rPr>
          <w:rFonts w:ascii="Times New Roman" w:hAnsi="Times New Roman" w:cs="Times New Roman"/>
        </w:rPr>
        <w:t xml:space="preserve"> emits a </w:t>
      </w:r>
      <w:proofErr w:type="spellStart"/>
      <w:r w:rsidRPr="00A670AA">
        <w:rPr>
          <w:rFonts w:ascii="Times New Roman" w:hAnsi="Times New Roman" w:cs="Times New Roman"/>
        </w:rPr>
        <w:t>ticketUpdate</w:t>
      </w:r>
      <w:proofErr w:type="spellEnd"/>
      <w:r w:rsidRPr="00A670AA">
        <w:rPr>
          <w:rFonts w:ascii="Times New Roman" w:hAnsi="Times New Roman" w:cs="Times New Roman"/>
        </w:rPr>
        <w:t xml:space="preserve"> event, updating the dashboard built by </w:t>
      </w:r>
      <w:r w:rsidRPr="00A670AA">
        <w:rPr>
          <w:rFonts w:ascii="Times New Roman" w:hAnsi="Times New Roman" w:cs="Times New Roman"/>
          <w:b/>
          <w:bCs/>
        </w:rPr>
        <w:t>Mayank</w:t>
      </w:r>
      <w:r w:rsidRPr="00A670AA">
        <w:rPr>
          <w:rFonts w:ascii="Times New Roman" w:hAnsi="Times New Roman" w:cs="Times New Roman"/>
        </w:rPr>
        <w:t xml:space="preserve"> in </w:t>
      </w:r>
      <w:r w:rsidRPr="00A670AA">
        <w:rPr>
          <w:rFonts w:ascii="Times New Roman" w:hAnsi="Times New Roman" w:cs="Times New Roman"/>
          <w:b/>
          <w:bCs/>
        </w:rPr>
        <w:t>React</w:t>
      </w:r>
      <w:r w:rsidRPr="00A670AA">
        <w:rPr>
          <w:rFonts w:ascii="Times New Roman" w:hAnsi="Times New Roman" w:cs="Times New Roman"/>
        </w:rPr>
        <w:t xml:space="preserve">.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 tracks booking counts, with indexes ensuring queries stay under 100ms within the 512 MB storage limit.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the WebSocket connection with </w:t>
      </w:r>
      <w:r w:rsidRPr="00A670AA">
        <w:rPr>
          <w:rFonts w:ascii="Times New Roman" w:hAnsi="Times New Roman" w:cs="Times New Roman"/>
          <w:b/>
          <w:bCs/>
        </w:rPr>
        <w:t>TLS</w:t>
      </w:r>
      <w:r w:rsidRPr="00A670AA">
        <w:rPr>
          <w:rFonts w:ascii="Times New Roman" w:hAnsi="Times New Roman" w:cs="Times New Roman"/>
        </w:rPr>
        <w:t xml:space="preserve">, preventing data interception. The system handles 1000 concurrent users, with </w:t>
      </w:r>
      <w:r w:rsidRPr="00A670AA">
        <w:rPr>
          <w:rFonts w:ascii="Times New Roman" w:hAnsi="Times New Roman" w:cs="Times New Roman"/>
          <w:b/>
          <w:bCs/>
        </w:rPr>
        <w:t>Socket.io</w:t>
      </w:r>
      <w:r w:rsidRPr="00A670AA">
        <w:rPr>
          <w:rFonts w:ascii="Times New Roman" w:hAnsi="Times New Roman" w:cs="Times New Roman"/>
        </w:rPr>
        <w:t xml:space="preserve"> optimized to use minimal memory.</w:t>
      </w:r>
    </w:p>
    <w:p w14:paraId="454807A9" w14:textId="77777777" w:rsidR="00A670AA" w:rsidRPr="00A670AA" w:rsidRDefault="00A670AA" w:rsidP="00A670AA">
      <w:pPr>
        <w:spacing w:before="24" w:after="24" w:line="276" w:lineRule="auto"/>
        <w:ind w:firstLine="630"/>
        <w:jc w:val="both"/>
        <w:rPr>
          <w:rFonts w:ascii="Times New Roman" w:hAnsi="Times New Roman" w:cs="Times New Roman"/>
        </w:rPr>
      </w:pPr>
    </w:p>
    <w:p w14:paraId="775ABAC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real-time module supports dynamic event management, alerting organizers to sold-out events instantly. </w:t>
      </w:r>
      <w:r w:rsidRPr="00A670AA">
        <w:rPr>
          <w:rFonts w:ascii="Times New Roman" w:hAnsi="Times New Roman" w:cs="Times New Roman"/>
          <w:b/>
          <w:bCs/>
        </w:rPr>
        <w:t>Mayank’s</w:t>
      </w:r>
      <w:r w:rsidRPr="00A670AA">
        <w:rPr>
          <w:rFonts w:ascii="Times New Roman" w:hAnsi="Times New Roman" w:cs="Times New Roman"/>
        </w:rPr>
        <w:t xml:space="preserve"> frontend uses </w:t>
      </w:r>
      <w:r w:rsidRPr="00A670AA">
        <w:rPr>
          <w:rFonts w:ascii="Times New Roman" w:hAnsi="Times New Roman" w:cs="Times New Roman"/>
          <w:b/>
          <w:bCs/>
        </w:rPr>
        <w:t>React Context</w:t>
      </w:r>
      <w:r w:rsidRPr="00A670AA">
        <w:rPr>
          <w:rFonts w:ascii="Times New Roman" w:hAnsi="Times New Roman" w:cs="Times New Roman"/>
        </w:rPr>
        <w:t xml:space="preserve"> to refresh the UI without reloading, ensuring a seamless experience. This feature enhances reliability for community events, reducing manual tracking.</w:t>
      </w:r>
    </w:p>
    <w:p w14:paraId="6EBC6E88" w14:textId="77777777" w:rsidR="00A670AA" w:rsidRPr="00A670AA" w:rsidRDefault="00A670AA" w:rsidP="00A670AA">
      <w:pPr>
        <w:spacing w:before="24" w:after="24" w:line="276" w:lineRule="auto"/>
        <w:ind w:firstLine="630"/>
        <w:jc w:val="both"/>
        <w:rPr>
          <w:rFonts w:ascii="Times New Roman" w:hAnsi="Times New Roman" w:cs="Times New Roman"/>
        </w:rPr>
      </w:pPr>
    </w:p>
    <w:p w14:paraId="4DE95C8E"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noProof/>
        </w:rPr>
        <w:lastRenderedPageBreak/>
        <w:drawing>
          <wp:inline distT="0" distB="0" distL="0" distR="0" wp14:anchorId="75FAE3FA" wp14:editId="22ECA93D">
            <wp:extent cx="5143500" cy="5181600"/>
            <wp:effectExtent l="0" t="0" r="0" b="0"/>
            <wp:docPr id="15"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0" cy="5181600"/>
                    </a:xfrm>
                    <a:prstGeom prst="rect">
                      <a:avLst/>
                    </a:prstGeom>
                    <a:noFill/>
                    <a:ln>
                      <a:noFill/>
                    </a:ln>
                  </pic:spPr>
                </pic:pic>
              </a:graphicData>
            </a:graphic>
          </wp:inline>
        </w:drawing>
      </w:r>
      <w:r w:rsidRPr="00A670AA">
        <w:rPr>
          <w:rFonts w:ascii="Times New Roman" w:eastAsia="Calibri" w:hAnsi="Times New Roman" w:cs="Times New Roman"/>
          <w:b/>
          <w:bCs/>
        </w:rPr>
        <w:t>Figure 3.5</w:t>
      </w:r>
      <w:r w:rsidRPr="00A670AA">
        <w:rPr>
          <w:rFonts w:ascii="Times New Roman" w:eastAsia="Calibri" w:hAnsi="Times New Roman" w:cs="Times New Roman"/>
        </w:rPr>
        <w:t>: Real-Time Update Sequence</w:t>
      </w:r>
      <w:r w:rsidRPr="00A670AA">
        <w:rPr>
          <w:rFonts w:ascii="Times New Roman" w:eastAsia="Calibri" w:hAnsi="Times New Roman" w:cs="Times New Roman"/>
        </w:rPr>
        <w:br w:type="page"/>
      </w:r>
    </w:p>
    <w:p w14:paraId="0C9084E3" w14:textId="77777777" w:rsidR="00A670AA" w:rsidRPr="00A670AA" w:rsidRDefault="00A670AA" w:rsidP="00A670AA">
      <w:pPr>
        <w:spacing w:before="24" w:after="24" w:line="276" w:lineRule="auto"/>
        <w:ind w:firstLine="630"/>
        <w:jc w:val="both"/>
        <w:rPr>
          <w:rFonts w:ascii="Times New Roman" w:hAnsi="Times New Roman" w:cs="Times New Roman"/>
        </w:rPr>
      </w:pPr>
    </w:p>
    <w:p w14:paraId="1F46AF04"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3.10 Security Design</w:t>
      </w:r>
    </w:p>
    <w:p w14:paraId="75B4E8EB" w14:textId="77777777" w:rsidR="00A670AA" w:rsidRPr="00A670AA" w:rsidRDefault="00A670AA" w:rsidP="00A670AA">
      <w:pPr>
        <w:spacing w:before="24" w:after="24" w:line="276" w:lineRule="auto"/>
        <w:rPr>
          <w:rFonts w:ascii="Times New Roman" w:eastAsia="Calibri" w:hAnsi="Times New Roman" w:cs="Times New Roman"/>
        </w:rPr>
      </w:pPr>
    </w:p>
    <w:p w14:paraId="38586F9D" w14:textId="77777777" w:rsidR="00A670AA" w:rsidRPr="00A670AA" w:rsidRDefault="00A670AA" w:rsidP="00A670AA">
      <w:pPr>
        <w:spacing w:before="24" w:after="24" w:line="276" w:lineRule="auto"/>
        <w:rPr>
          <w:rFonts w:ascii="Times New Roman" w:eastAsia="Calibri" w:hAnsi="Times New Roman" w:cs="Times New Roman"/>
        </w:rPr>
      </w:pPr>
    </w:p>
    <w:p w14:paraId="33BEB7C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Security is paramount in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with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leading the design. </w:t>
      </w:r>
      <w:r w:rsidRPr="00A670AA">
        <w:rPr>
          <w:rFonts w:ascii="Times New Roman" w:hAnsi="Times New Roman" w:cs="Times New Roman"/>
          <w:b/>
          <w:bCs/>
        </w:rPr>
        <w:t>JWT</w:t>
      </w:r>
      <w:r w:rsidRPr="00A670AA">
        <w:rPr>
          <w:rFonts w:ascii="Times New Roman" w:hAnsi="Times New Roman" w:cs="Times New Roman"/>
        </w:rPr>
        <w:t xml:space="preserve"> authentication secures APIs, with tokens issued on login and validated by middleware for endpoints like /events/create. </w:t>
      </w:r>
      <w:r w:rsidRPr="00A670AA">
        <w:rPr>
          <w:rFonts w:ascii="Times New Roman" w:hAnsi="Times New Roman" w:cs="Times New Roman"/>
          <w:b/>
          <w:bCs/>
        </w:rPr>
        <w:t>TLS</w:t>
      </w:r>
      <w:r w:rsidRPr="00A670AA">
        <w:rPr>
          <w:rFonts w:ascii="Times New Roman" w:hAnsi="Times New Roman" w:cs="Times New Roman"/>
        </w:rPr>
        <w:t xml:space="preserve"> encrypts all data transfers, protecting user details and </w:t>
      </w:r>
      <w:r w:rsidRPr="00A670AA">
        <w:rPr>
          <w:rFonts w:ascii="Times New Roman" w:hAnsi="Times New Roman" w:cs="Times New Roman"/>
          <w:b/>
          <w:bCs/>
        </w:rPr>
        <w:t>QR codes</w:t>
      </w:r>
      <w:r w:rsidRPr="00A670AA">
        <w:rPr>
          <w:rFonts w:ascii="Times New Roman" w:hAnsi="Times New Roman" w:cs="Times New Roman"/>
        </w:rPr>
        <w:t xml:space="preserve"> between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clients. Passwords are hashed using </w:t>
      </w:r>
      <w:proofErr w:type="spellStart"/>
      <w:r w:rsidRPr="00A670AA">
        <w:rPr>
          <w:rFonts w:ascii="Times New Roman" w:hAnsi="Times New Roman" w:cs="Times New Roman"/>
          <w:b/>
          <w:bCs/>
        </w:rPr>
        <w:t>bcrypt</w:t>
      </w:r>
      <w:proofErr w:type="spellEnd"/>
      <w:r w:rsidRPr="00A670AA">
        <w:rPr>
          <w:rFonts w:ascii="Times New Roman" w:hAnsi="Times New Roman" w:cs="Times New Roman"/>
        </w:rPr>
        <w:t xml:space="preserve"> in </w:t>
      </w:r>
      <w:r w:rsidRPr="00A670AA">
        <w:rPr>
          <w:rFonts w:ascii="Times New Roman" w:hAnsi="Times New Roman" w:cs="Times New Roman"/>
          <w:b/>
          <w:bCs/>
        </w:rPr>
        <w:t>MongoDB Atlas</w:t>
      </w:r>
      <w:r w:rsidRPr="00A670AA">
        <w:rPr>
          <w:rFonts w:ascii="Times New Roman" w:hAnsi="Times New Roman" w:cs="Times New Roman"/>
        </w:rPr>
        <w:t xml:space="preserve">, designed by </w:t>
      </w:r>
      <w:r w:rsidRPr="00A670AA">
        <w:rPr>
          <w:rFonts w:ascii="Times New Roman" w:hAnsi="Times New Roman" w:cs="Times New Roman"/>
          <w:b/>
          <w:bCs/>
        </w:rPr>
        <w:t>Kishan</w:t>
      </w:r>
      <w:r w:rsidRPr="00A670AA">
        <w:rPr>
          <w:rFonts w:ascii="Times New Roman" w:hAnsi="Times New Roman" w:cs="Times New Roman"/>
        </w:rPr>
        <w:t>.</w:t>
      </w:r>
    </w:p>
    <w:p w14:paraId="369CE353" w14:textId="77777777" w:rsidR="00A670AA" w:rsidRPr="00A670AA" w:rsidRDefault="00A670AA" w:rsidP="00A670AA">
      <w:pPr>
        <w:spacing w:before="24" w:after="24" w:line="276" w:lineRule="auto"/>
        <w:ind w:firstLine="630"/>
        <w:jc w:val="both"/>
        <w:rPr>
          <w:rFonts w:ascii="Times New Roman" w:hAnsi="Times New Roman" w:cs="Times New Roman"/>
        </w:rPr>
      </w:pPr>
    </w:p>
    <w:p w14:paraId="3BC9AA10"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implemented rate-limiting on APIs to prevent DDoS attacks, capping requests at 100 per minute per IP, fitting </w:t>
      </w:r>
      <w:r w:rsidRPr="00A670AA">
        <w:rPr>
          <w:rFonts w:ascii="Times New Roman" w:hAnsi="Times New Roman" w:cs="Times New Roman"/>
          <w:b/>
          <w:bCs/>
        </w:rPr>
        <w:t>Render’s</w:t>
      </w:r>
      <w:r w:rsidRPr="00A670AA">
        <w:rPr>
          <w:rFonts w:ascii="Times New Roman" w:hAnsi="Times New Roman" w:cs="Times New Roman"/>
        </w:rPr>
        <w:t xml:space="preserve"> 512 MB RAM. Input validation sanitizes fields to block SQL injection, and </w:t>
      </w:r>
      <w:r w:rsidRPr="00A670AA">
        <w:rPr>
          <w:rFonts w:ascii="Times New Roman" w:hAnsi="Times New Roman" w:cs="Times New Roman"/>
          <w:b/>
          <w:bCs/>
        </w:rPr>
        <w:t>Helmet</w:t>
      </w:r>
      <w:r w:rsidRPr="00A670AA">
        <w:rPr>
          <w:rFonts w:ascii="Times New Roman" w:hAnsi="Times New Roman" w:cs="Times New Roman"/>
        </w:rPr>
        <w:t xml:space="preserve"> middleware mitigates XSS attacks. </w:t>
      </w:r>
      <w:r w:rsidRPr="00A670AA">
        <w:rPr>
          <w:rFonts w:ascii="Times New Roman" w:hAnsi="Times New Roman" w:cs="Times New Roman"/>
          <w:b/>
          <w:bCs/>
        </w:rPr>
        <w:t>Socket.io</w:t>
      </w:r>
      <w:r w:rsidRPr="00A670AA">
        <w:rPr>
          <w:rFonts w:ascii="Times New Roman" w:hAnsi="Times New Roman" w:cs="Times New Roman"/>
        </w:rPr>
        <w:t xml:space="preserve"> connections for real-time updates use </w:t>
      </w:r>
      <w:r w:rsidRPr="00A670AA">
        <w:rPr>
          <w:rFonts w:ascii="Times New Roman" w:hAnsi="Times New Roman" w:cs="Times New Roman"/>
          <w:b/>
          <w:bCs/>
        </w:rPr>
        <w:t>TLS</w:t>
      </w:r>
      <w:r w:rsidRPr="00A670AA">
        <w:rPr>
          <w:rFonts w:ascii="Times New Roman" w:hAnsi="Times New Roman" w:cs="Times New Roman"/>
        </w:rPr>
        <w:t xml:space="preserve">, ensuring secure ticket broadcasts. </w:t>
      </w:r>
      <w:r w:rsidRPr="00A670AA">
        <w:rPr>
          <w:rFonts w:ascii="Times New Roman" w:hAnsi="Times New Roman" w:cs="Times New Roman"/>
          <w:b/>
          <w:bCs/>
        </w:rPr>
        <w:t>Kishan’s</w:t>
      </w:r>
      <w:r w:rsidRPr="00A670AA">
        <w:rPr>
          <w:rFonts w:ascii="Times New Roman" w:hAnsi="Times New Roman" w:cs="Times New Roman"/>
        </w:rPr>
        <w:t xml:space="preserve"> lean schemas minimize data exposure, storing only essential fields within the 512 MB limit.</w:t>
      </w:r>
    </w:p>
    <w:p w14:paraId="428E0985" w14:textId="77777777" w:rsidR="00A670AA" w:rsidRPr="00A670AA" w:rsidRDefault="00A670AA" w:rsidP="00A670AA">
      <w:pPr>
        <w:spacing w:before="24" w:after="24" w:line="276" w:lineRule="auto"/>
        <w:ind w:firstLine="630"/>
        <w:jc w:val="both"/>
        <w:rPr>
          <w:rFonts w:ascii="Times New Roman" w:hAnsi="Times New Roman" w:cs="Times New Roman"/>
        </w:rPr>
      </w:pPr>
    </w:p>
    <w:p w14:paraId="5E1007C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enforces client-side checks, like disabling buttons for unauthorized roles, using </w:t>
      </w:r>
      <w:r w:rsidRPr="00A670AA">
        <w:rPr>
          <w:rFonts w:ascii="Times New Roman" w:hAnsi="Times New Roman" w:cs="Times New Roman"/>
          <w:b/>
          <w:bCs/>
        </w:rPr>
        <w:t>React Context</w:t>
      </w:r>
      <w:r w:rsidRPr="00A670AA">
        <w:rPr>
          <w:rFonts w:ascii="Times New Roman" w:hAnsi="Times New Roman" w:cs="Times New Roman"/>
        </w:rPr>
        <w:t xml:space="preserve"> to manage access. Security tests with </w:t>
      </w:r>
      <w:r w:rsidRPr="00A670AA">
        <w:rPr>
          <w:rFonts w:ascii="Times New Roman" w:hAnsi="Times New Roman" w:cs="Times New Roman"/>
          <w:b/>
          <w:bCs/>
        </w:rPr>
        <w:t>Jest</w:t>
      </w:r>
      <w:r w:rsidRPr="00A670AA">
        <w:rPr>
          <w:rFonts w:ascii="Times New Roman" w:hAnsi="Times New Roman" w:cs="Times New Roman"/>
        </w:rPr>
        <w:t xml:space="preserve"> and </w:t>
      </w:r>
      <w:r w:rsidRPr="00A670AA">
        <w:rPr>
          <w:rFonts w:ascii="Times New Roman" w:hAnsi="Times New Roman" w:cs="Times New Roman"/>
          <w:b/>
          <w:bCs/>
        </w:rPr>
        <w:t>Cypress</w:t>
      </w:r>
      <w:r w:rsidRPr="00A670AA">
        <w:rPr>
          <w:rFonts w:ascii="Times New Roman" w:hAnsi="Times New Roman" w:cs="Times New Roman"/>
        </w:rPr>
        <w:t xml:space="preserve">, conducted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achieved 95% coverage, identifying and fixing token expiration bugs. This design protects community events from breaches, ensuring trust.</w:t>
      </w:r>
    </w:p>
    <w:p w14:paraId="2806928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This security framework safeguards user data, showcasing our technical expertise for our degree program. It supports scalability and future enhancements like two-factor authentication.</w:t>
      </w:r>
    </w:p>
    <w:p w14:paraId="1F2FA128" w14:textId="77777777" w:rsidR="00A670AA" w:rsidRPr="00A670AA" w:rsidRDefault="00A670AA" w:rsidP="00A670AA">
      <w:pPr>
        <w:spacing w:before="24" w:after="24" w:line="276" w:lineRule="auto"/>
        <w:rPr>
          <w:rFonts w:ascii="Times New Roman" w:eastAsia="Calibri" w:hAnsi="Times New Roman" w:cs="Times New Roman"/>
        </w:rPr>
      </w:pPr>
    </w:p>
    <w:p w14:paraId="01462EC9" w14:textId="77777777" w:rsidR="00A670AA" w:rsidRPr="00A670AA" w:rsidRDefault="00A670AA" w:rsidP="00A670AA">
      <w:pPr>
        <w:spacing w:before="24" w:after="24" w:line="276" w:lineRule="auto"/>
        <w:rPr>
          <w:rFonts w:ascii="Times New Roman" w:eastAsia="Calibri" w:hAnsi="Times New Roman" w:cs="Times New Roman"/>
          <w:b/>
          <w:bCs/>
          <w:i/>
          <w:iCs/>
        </w:rPr>
      </w:pPr>
    </w:p>
    <w:p w14:paraId="7C7D91C8" w14:textId="77777777" w:rsidR="00A670AA" w:rsidRPr="00A670AA" w:rsidRDefault="00A670AA" w:rsidP="00A670AA">
      <w:pPr>
        <w:spacing w:before="24" w:after="24" w:line="276" w:lineRule="auto"/>
        <w:rPr>
          <w:rFonts w:ascii="Times New Roman" w:eastAsia="Calibri" w:hAnsi="Times New Roman" w:cs="Times New Roman"/>
          <w:b/>
          <w:bCs/>
          <w:i/>
          <w:iCs/>
        </w:rPr>
      </w:pPr>
    </w:p>
    <w:p w14:paraId="784EB1C5" w14:textId="77777777" w:rsidR="00A670AA" w:rsidRPr="00A670AA" w:rsidRDefault="00A670AA" w:rsidP="00A670AA">
      <w:pPr>
        <w:spacing w:before="24" w:after="24" w:line="276" w:lineRule="auto"/>
        <w:rPr>
          <w:rFonts w:ascii="Times New Roman" w:eastAsia="Calibri" w:hAnsi="Times New Roman" w:cs="Times New Roman"/>
          <w:b/>
          <w:bCs/>
          <w:i/>
          <w:iCs/>
        </w:rPr>
      </w:pPr>
    </w:p>
    <w:p w14:paraId="7E06D191" w14:textId="77777777" w:rsidR="00A670AA" w:rsidRPr="00A670AA" w:rsidRDefault="00A670AA" w:rsidP="00A670AA">
      <w:pPr>
        <w:spacing w:before="24" w:after="24" w:line="276" w:lineRule="auto"/>
        <w:rPr>
          <w:rFonts w:ascii="Times New Roman" w:eastAsia="Calibri" w:hAnsi="Times New Roman" w:cs="Times New Roman"/>
          <w:b/>
          <w:bCs/>
          <w:i/>
          <w:iCs/>
        </w:rPr>
      </w:pPr>
    </w:p>
    <w:p w14:paraId="66A2A361" w14:textId="77777777" w:rsidR="00A670AA" w:rsidRPr="00A670AA" w:rsidRDefault="00A670AA" w:rsidP="00A670AA">
      <w:pPr>
        <w:spacing w:before="24" w:after="24" w:line="276" w:lineRule="auto"/>
        <w:rPr>
          <w:rFonts w:ascii="Times New Roman" w:eastAsia="Calibri" w:hAnsi="Times New Roman" w:cs="Times New Roman"/>
          <w:b/>
          <w:bCs/>
          <w:i/>
          <w:iCs/>
        </w:rPr>
      </w:pPr>
    </w:p>
    <w:p w14:paraId="0862BC40" w14:textId="77777777" w:rsidR="00A670AA" w:rsidRPr="00A670AA" w:rsidRDefault="00A670AA" w:rsidP="00A670AA">
      <w:pPr>
        <w:spacing w:before="24" w:after="24" w:line="276" w:lineRule="auto"/>
        <w:rPr>
          <w:rFonts w:ascii="Times New Roman" w:eastAsia="Calibri" w:hAnsi="Times New Roman" w:cs="Times New Roman"/>
          <w:b/>
          <w:bCs/>
          <w:i/>
          <w:iCs/>
        </w:rPr>
      </w:pPr>
    </w:p>
    <w:p w14:paraId="4EDC87F7" w14:textId="77777777" w:rsidR="00A670AA" w:rsidRPr="00A670AA" w:rsidRDefault="00A670AA" w:rsidP="00A670AA">
      <w:pPr>
        <w:spacing w:before="24" w:after="24" w:line="276" w:lineRule="auto"/>
        <w:rPr>
          <w:rFonts w:ascii="Times New Roman" w:eastAsia="Calibri" w:hAnsi="Times New Roman" w:cs="Times New Roman"/>
          <w:b/>
          <w:bCs/>
          <w:i/>
          <w:iCs/>
        </w:rPr>
      </w:pPr>
    </w:p>
    <w:p w14:paraId="7D58E8B7" w14:textId="77777777" w:rsidR="00A670AA" w:rsidRPr="00A670AA" w:rsidRDefault="00A670AA" w:rsidP="00A670AA">
      <w:pPr>
        <w:spacing w:before="24" w:after="24" w:line="276" w:lineRule="auto"/>
        <w:rPr>
          <w:rFonts w:ascii="Times New Roman" w:eastAsia="Calibri" w:hAnsi="Times New Roman" w:cs="Times New Roman"/>
          <w:b/>
          <w:bCs/>
          <w:i/>
          <w:iCs/>
        </w:rPr>
      </w:pPr>
    </w:p>
    <w:p w14:paraId="56E4BA74" w14:textId="77777777" w:rsidR="00A670AA" w:rsidRPr="00A670AA" w:rsidRDefault="00A670AA" w:rsidP="00A670AA">
      <w:pPr>
        <w:spacing w:before="24" w:after="24" w:line="276" w:lineRule="auto"/>
        <w:rPr>
          <w:rFonts w:ascii="Times New Roman" w:eastAsia="Calibri" w:hAnsi="Times New Roman" w:cs="Times New Roman"/>
          <w:b/>
          <w:bCs/>
          <w:i/>
          <w:iCs/>
        </w:rPr>
      </w:pPr>
    </w:p>
    <w:p w14:paraId="1FD1C54A" w14:textId="77777777" w:rsidR="00A670AA" w:rsidRPr="00A670AA" w:rsidRDefault="00A670AA" w:rsidP="00A670AA">
      <w:pPr>
        <w:spacing w:before="24" w:after="24" w:line="276" w:lineRule="auto"/>
        <w:rPr>
          <w:rFonts w:ascii="Times New Roman" w:eastAsia="Calibri" w:hAnsi="Times New Roman" w:cs="Times New Roman"/>
          <w:b/>
          <w:bCs/>
          <w:i/>
          <w:iCs/>
        </w:rPr>
      </w:pPr>
    </w:p>
    <w:p w14:paraId="4D8A76DB" w14:textId="77777777" w:rsidR="00A670AA" w:rsidRPr="00A670AA" w:rsidRDefault="00A670AA" w:rsidP="00A670AA">
      <w:pPr>
        <w:spacing w:before="24" w:after="24" w:line="276" w:lineRule="auto"/>
        <w:rPr>
          <w:rFonts w:ascii="Times New Roman" w:eastAsia="Calibri" w:hAnsi="Times New Roman" w:cs="Times New Roman"/>
          <w:b/>
          <w:bCs/>
          <w:i/>
          <w:iCs/>
        </w:rPr>
      </w:pPr>
    </w:p>
    <w:p w14:paraId="53FE9AA1" w14:textId="77777777" w:rsidR="00A670AA" w:rsidRPr="00A670AA" w:rsidRDefault="00A670AA" w:rsidP="00A670AA">
      <w:pPr>
        <w:spacing w:before="24" w:after="24" w:line="276" w:lineRule="auto"/>
        <w:rPr>
          <w:rFonts w:ascii="Times New Roman" w:eastAsia="Calibri" w:hAnsi="Times New Roman" w:cs="Times New Roman"/>
          <w:b/>
          <w:bCs/>
          <w:i/>
          <w:iCs/>
        </w:rPr>
      </w:pPr>
    </w:p>
    <w:p w14:paraId="697F01FB" w14:textId="77777777" w:rsidR="00A670AA" w:rsidRPr="00A670AA" w:rsidRDefault="00A670AA" w:rsidP="00A670AA">
      <w:pPr>
        <w:spacing w:before="24" w:after="24" w:line="276" w:lineRule="auto"/>
        <w:rPr>
          <w:rFonts w:ascii="Times New Roman" w:eastAsia="Calibri" w:hAnsi="Times New Roman" w:cs="Times New Roman"/>
          <w:b/>
          <w:bCs/>
          <w:i/>
          <w:iCs/>
        </w:rPr>
      </w:pPr>
    </w:p>
    <w:p w14:paraId="487BDED0" w14:textId="77777777" w:rsidR="00A670AA" w:rsidRPr="00A670AA" w:rsidRDefault="00A670AA" w:rsidP="00A670AA">
      <w:pPr>
        <w:spacing w:before="24" w:after="24" w:line="276" w:lineRule="auto"/>
        <w:rPr>
          <w:rFonts w:ascii="Times New Roman" w:eastAsia="Calibri" w:hAnsi="Times New Roman" w:cs="Times New Roman"/>
          <w:b/>
          <w:bCs/>
          <w:i/>
          <w:iCs/>
        </w:rPr>
      </w:pPr>
    </w:p>
    <w:p w14:paraId="531FA93A" w14:textId="77777777" w:rsidR="00A670AA" w:rsidRPr="00A670AA" w:rsidRDefault="00A670AA" w:rsidP="00A670AA">
      <w:pPr>
        <w:spacing w:before="24" w:after="24" w:line="276" w:lineRule="auto"/>
        <w:rPr>
          <w:rFonts w:ascii="Times New Roman" w:eastAsia="Calibri" w:hAnsi="Times New Roman" w:cs="Times New Roman"/>
          <w:b/>
          <w:bCs/>
          <w:i/>
          <w:iCs/>
        </w:rPr>
      </w:pPr>
    </w:p>
    <w:p w14:paraId="00AC03D8" w14:textId="77777777" w:rsidR="00A670AA" w:rsidRPr="00A670AA" w:rsidRDefault="00A670AA" w:rsidP="00A670AA">
      <w:pPr>
        <w:spacing w:before="24" w:after="24" w:line="276" w:lineRule="auto"/>
        <w:rPr>
          <w:rFonts w:ascii="Times New Roman" w:eastAsia="Calibri" w:hAnsi="Times New Roman" w:cs="Times New Roman"/>
          <w:b/>
          <w:bCs/>
          <w:i/>
          <w:iCs/>
        </w:rPr>
      </w:pPr>
    </w:p>
    <w:tbl>
      <w:tblPr>
        <w:tblStyle w:val="TableGrid1"/>
        <w:tblW w:w="0" w:type="auto"/>
        <w:tblInd w:w="0" w:type="dxa"/>
        <w:tblLook w:val="04A0" w:firstRow="1" w:lastRow="0" w:firstColumn="1" w:lastColumn="0" w:noHBand="0" w:noVBand="1"/>
      </w:tblPr>
      <w:tblGrid>
        <w:gridCol w:w="2281"/>
        <w:gridCol w:w="6221"/>
      </w:tblGrid>
      <w:tr w:rsidR="00A670AA" w:rsidRPr="00A670AA" w14:paraId="434D548D"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21C2CEA"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lastRenderedPageBreak/>
              <w:t>Security Measure</w:t>
            </w:r>
          </w:p>
        </w:tc>
        <w:tc>
          <w:tcPr>
            <w:tcW w:w="0" w:type="auto"/>
            <w:tcBorders>
              <w:top w:val="single" w:sz="4" w:space="0" w:color="auto"/>
              <w:left w:val="single" w:sz="4" w:space="0" w:color="auto"/>
              <w:bottom w:val="single" w:sz="4" w:space="0" w:color="auto"/>
              <w:right w:val="single" w:sz="4" w:space="0" w:color="auto"/>
            </w:tcBorders>
            <w:hideMark/>
          </w:tcPr>
          <w:p w14:paraId="6DF3F6BB" w14:textId="77777777" w:rsidR="00A670AA" w:rsidRPr="00A670AA" w:rsidRDefault="00A670AA" w:rsidP="00A670AA">
            <w:pPr>
              <w:spacing w:before="24" w:after="24" w:line="276" w:lineRule="auto"/>
              <w:rPr>
                <w:rFonts w:ascii="Times New Roman" w:hAnsi="Times New Roman"/>
                <w:b/>
                <w:bCs/>
                <w:i/>
                <w:iCs/>
              </w:rPr>
            </w:pPr>
            <w:r w:rsidRPr="00A670AA">
              <w:rPr>
                <w:rFonts w:ascii="Times New Roman" w:hAnsi="Times New Roman"/>
                <w:b/>
                <w:bCs/>
                <w:i/>
                <w:iCs/>
              </w:rPr>
              <w:t>Purpose</w:t>
            </w:r>
          </w:p>
        </w:tc>
      </w:tr>
      <w:tr w:rsidR="00A670AA" w:rsidRPr="00A670AA" w14:paraId="0A09C801"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08B17F5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JWT</w:t>
            </w:r>
          </w:p>
        </w:tc>
        <w:tc>
          <w:tcPr>
            <w:tcW w:w="0" w:type="auto"/>
            <w:tcBorders>
              <w:top w:val="single" w:sz="4" w:space="0" w:color="auto"/>
              <w:left w:val="single" w:sz="4" w:space="0" w:color="auto"/>
              <w:bottom w:val="single" w:sz="4" w:space="0" w:color="auto"/>
              <w:right w:val="single" w:sz="4" w:space="0" w:color="auto"/>
            </w:tcBorders>
            <w:hideMark/>
          </w:tcPr>
          <w:p w14:paraId="1C6FD9F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Authentication: Generates and verifies tokens to securely identify and authorize users (admin, attendee, organizer) for API access.</w:t>
            </w:r>
          </w:p>
        </w:tc>
      </w:tr>
      <w:tr w:rsidR="00A670AA" w:rsidRPr="00A670AA" w14:paraId="51776271"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44A77BA"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TLS</w:t>
            </w:r>
          </w:p>
        </w:tc>
        <w:tc>
          <w:tcPr>
            <w:tcW w:w="0" w:type="auto"/>
            <w:tcBorders>
              <w:top w:val="single" w:sz="4" w:space="0" w:color="auto"/>
              <w:left w:val="single" w:sz="4" w:space="0" w:color="auto"/>
              <w:bottom w:val="single" w:sz="4" w:space="0" w:color="auto"/>
              <w:right w:val="single" w:sz="4" w:space="0" w:color="auto"/>
            </w:tcBorders>
            <w:hideMark/>
          </w:tcPr>
          <w:p w14:paraId="27DFD83D"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Encryption: Secures data in transit between client and server, protecting sensitive info like login credentials and booking details.</w:t>
            </w:r>
          </w:p>
        </w:tc>
      </w:tr>
      <w:tr w:rsidR="00A670AA" w:rsidRPr="00A670AA" w14:paraId="26E4C4AE"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6C08716C" w14:textId="77777777" w:rsidR="00A670AA" w:rsidRPr="00A670AA" w:rsidRDefault="00A670AA" w:rsidP="00A670AA">
            <w:pPr>
              <w:spacing w:before="24" w:after="24" w:line="276" w:lineRule="auto"/>
              <w:rPr>
                <w:rFonts w:ascii="Times New Roman" w:hAnsi="Times New Roman"/>
                <w:i/>
                <w:iCs/>
              </w:rPr>
            </w:pPr>
            <w:proofErr w:type="spellStart"/>
            <w:r w:rsidRPr="00A670AA">
              <w:rPr>
                <w:rFonts w:ascii="Times New Roman" w:hAnsi="Times New Roman"/>
                <w:i/>
                <w:iCs/>
              </w:rPr>
              <w:t>bcrypt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AF43D6A"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Password Hashing: Encrypts user passwords before storage, preventing exposure even if the database is compromised.</w:t>
            </w:r>
          </w:p>
        </w:tc>
      </w:tr>
      <w:tr w:rsidR="00A670AA" w:rsidRPr="00A670AA" w14:paraId="0235A5F0"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15A1164"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Role-Based Access Control (RBAC)</w:t>
            </w:r>
          </w:p>
        </w:tc>
        <w:tc>
          <w:tcPr>
            <w:tcW w:w="0" w:type="auto"/>
            <w:tcBorders>
              <w:top w:val="single" w:sz="4" w:space="0" w:color="auto"/>
              <w:left w:val="single" w:sz="4" w:space="0" w:color="auto"/>
              <w:bottom w:val="single" w:sz="4" w:space="0" w:color="auto"/>
              <w:right w:val="single" w:sz="4" w:space="0" w:color="auto"/>
            </w:tcBorders>
            <w:hideMark/>
          </w:tcPr>
          <w:p w14:paraId="6759FC6C"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 xml:space="preserve">Authorization: Restricts access to features (e.g., event creation for organizers, approvals </w:t>
            </w:r>
            <w:proofErr w:type="spellStart"/>
            <w:r w:rsidRPr="00A670AA">
              <w:rPr>
                <w:rFonts w:ascii="Times New Roman" w:hAnsi="Times New Roman"/>
                <w:i/>
                <w:iCs/>
              </w:rPr>
              <w:t>Mariadb</w:t>
            </w:r>
            <w:proofErr w:type="spellEnd"/>
            <w:r w:rsidRPr="00A670AA">
              <w:rPr>
                <w:rFonts w:ascii="Times New Roman" w:hAnsi="Times New Roman"/>
                <w:i/>
                <w:iCs/>
              </w:rPr>
              <w:t>: Database</w:t>
            </w:r>
          </w:p>
        </w:tc>
      </w:tr>
      <w:tr w:rsidR="00A670AA" w:rsidRPr="00A670AA" w14:paraId="666B9198"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5F2B8E79"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Input Sanitization</w:t>
            </w:r>
          </w:p>
        </w:tc>
        <w:tc>
          <w:tcPr>
            <w:tcW w:w="0" w:type="auto"/>
            <w:tcBorders>
              <w:top w:val="single" w:sz="4" w:space="0" w:color="auto"/>
              <w:left w:val="single" w:sz="4" w:space="0" w:color="auto"/>
              <w:bottom w:val="single" w:sz="4" w:space="0" w:color="auto"/>
              <w:right w:val="single" w:sz="4" w:space="0" w:color="auto"/>
            </w:tcBorders>
            <w:hideMark/>
          </w:tcPr>
          <w:p w14:paraId="2505B132"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Prevents injection attacks (e.g., SQL, XSS) by cleaning user inputs like search queries or event descriptions before processing.</w:t>
            </w:r>
          </w:p>
        </w:tc>
      </w:tr>
      <w:tr w:rsidR="00A670AA" w:rsidRPr="00A670AA" w14:paraId="24CE181B"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47BD6A8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HTTPS</w:t>
            </w:r>
          </w:p>
        </w:tc>
        <w:tc>
          <w:tcPr>
            <w:tcW w:w="0" w:type="auto"/>
            <w:tcBorders>
              <w:top w:val="single" w:sz="4" w:space="0" w:color="auto"/>
              <w:left w:val="single" w:sz="4" w:space="0" w:color="auto"/>
              <w:bottom w:val="single" w:sz="4" w:space="0" w:color="auto"/>
              <w:right w:val="single" w:sz="4" w:space="0" w:color="auto"/>
            </w:tcBorders>
            <w:hideMark/>
          </w:tcPr>
          <w:p w14:paraId="48ACB5FA"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Secure Communication: Ensures all web traffic uses TLS, safeguarding data exchange across browsers and servers.</w:t>
            </w:r>
          </w:p>
        </w:tc>
      </w:tr>
      <w:tr w:rsidR="00A670AA" w:rsidRPr="00A670AA" w14:paraId="21ED8D57"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117F86F3"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CSRF Protection</w:t>
            </w:r>
          </w:p>
        </w:tc>
        <w:tc>
          <w:tcPr>
            <w:tcW w:w="0" w:type="auto"/>
            <w:tcBorders>
              <w:top w:val="single" w:sz="4" w:space="0" w:color="auto"/>
              <w:left w:val="single" w:sz="4" w:space="0" w:color="auto"/>
              <w:bottom w:val="single" w:sz="4" w:space="0" w:color="auto"/>
              <w:right w:val="single" w:sz="4" w:space="0" w:color="auto"/>
            </w:tcBorders>
            <w:hideMark/>
          </w:tcPr>
          <w:p w14:paraId="6468C229"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Prevents Cross-Site Request Forgery: Validates requests to block unauthorized actions, such as fake event bookings or updates.</w:t>
            </w:r>
          </w:p>
        </w:tc>
      </w:tr>
      <w:tr w:rsidR="00A670AA" w:rsidRPr="00A670AA" w14:paraId="64119F08"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1541268"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Rate Limiting</w:t>
            </w:r>
          </w:p>
        </w:tc>
        <w:tc>
          <w:tcPr>
            <w:tcW w:w="0" w:type="auto"/>
            <w:tcBorders>
              <w:top w:val="single" w:sz="4" w:space="0" w:color="auto"/>
              <w:left w:val="single" w:sz="4" w:space="0" w:color="auto"/>
              <w:bottom w:val="single" w:sz="4" w:space="0" w:color="auto"/>
              <w:right w:val="single" w:sz="4" w:space="0" w:color="auto"/>
            </w:tcBorders>
            <w:hideMark/>
          </w:tcPr>
          <w:p w14:paraId="0152E46B" w14:textId="77777777" w:rsidR="00A670AA" w:rsidRPr="00A670AA" w:rsidRDefault="00A670AA" w:rsidP="00A670AA">
            <w:pPr>
              <w:spacing w:before="24" w:after="24" w:line="276" w:lineRule="auto"/>
              <w:rPr>
                <w:rFonts w:ascii="Times New Roman" w:hAnsi="Times New Roman"/>
                <w:i/>
                <w:iCs/>
              </w:rPr>
            </w:pPr>
            <w:r w:rsidRPr="00A670AA">
              <w:rPr>
                <w:rFonts w:ascii="Times New Roman" w:hAnsi="Times New Roman"/>
                <w:i/>
                <w:iCs/>
              </w:rPr>
              <w:t>Mitigates Abuse: Limits the number of API requests per user, protecting against brute force attacks or denial-of-service attempts.</w:t>
            </w:r>
          </w:p>
        </w:tc>
      </w:tr>
    </w:tbl>
    <w:p w14:paraId="130EDEA9" w14:textId="77777777" w:rsidR="00A670AA" w:rsidRPr="00A670AA" w:rsidRDefault="00A670AA" w:rsidP="00A670AA">
      <w:pPr>
        <w:spacing w:before="24" w:after="24" w:line="276" w:lineRule="auto"/>
        <w:rPr>
          <w:rFonts w:ascii="Times New Roman" w:eastAsia="Calibri" w:hAnsi="Times New Roman" w:cs="Times New Roman"/>
        </w:rPr>
      </w:pPr>
    </w:p>
    <w:p w14:paraId="3C80B5CA"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t xml:space="preserve">Table 1.1: </w:t>
      </w:r>
      <w:r w:rsidRPr="00A670AA">
        <w:rPr>
          <w:rFonts w:ascii="Times New Roman" w:eastAsia="Calibri" w:hAnsi="Times New Roman" w:cs="Times New Roman"/>
        </w:rPr>
        <w:t>Security Measures for Event Booking &amp; Management System</w:t>
      </w:r>
    </w:p>
    <w:p w14:paraId="30CAC94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E9923F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4051C1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31346BE"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58DBD31"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99FD64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3ECDEC1"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12A4DF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EFE750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2DCFF31"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336B1B9"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44CE585"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50DD49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EA18450"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55DDAA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C997682" w14:textId="77777777" w:rsidR="00A670AA" w:rsidRDefault="00A670AA" w:rsidP="00A670AA">
      <w:pPr>
        <w:spacing w:before="24" w:after="24" w:line="276" w:lineRule="auto"/>
        <w:ind w:firstLine="630"/>
        <w:jc w:val="both"/>
        <w:rPr>
          <w:rFonts w:ascii="Times New Roman" w:hAnsi="Times New Roman" w:cs="Times New Roman"/>
          <w:b/>
          <w:bCs/>
        </w:rPr>
      </w:pPr>
    </w:p>
    <w:p w14:paraId="049A6E0A"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6642427"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3.11 Offline Mode</w:t>
      </w:r>
    </w:p>
    <w:p w14:paraId="2ACBDE96" w14:textId="77777777" w:rsidR="00A670AA" w:rsidRPr="00A670AA" w:rsidRDefault="00A670AA" w:rsidP="00A670AA">
      <w:pPr>
        <w:spacing w:before="24" w:after="24" w:line="276" w:lineRule="auto"/>
        <w:rPr>
          <w:rFonts w:ascii="Times New Roman" w:eastAsia="Calibri" w:hAnsi="Times New Roman" w:cs="Times New Roman"/>
        </w:rPr>
      </w:pPr>
    </w:p>
    <w:p w14:paraId="6A26E1FA" w14:textId="77777777" w:rsidR="00A670AA" w:rsidRPr="00A670AA" w:rsidRDefault="00A670AA" w:rsidP="00A670AA">
      <w:pPr>
        <w:spacing w:before="24" w:after="24" w:line="276" w:lineRule="auto"/>
        <w:rPr>
          <w:rFonts w:ascii="Times New Roman" w:eastAsia="Calibri" w:hAnsi="Times New Roman" w:cs="Times New Roman"/>
        </w:rPr>
      </w:pPr>
    </w:p>
    <w:p w14:paraId="70B82A9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includes an </w:t>
      </w:r>
      <w:r w:rsidRPr="00A670AA">
        <w:rPr>
          <w:rFonts w:ascii="Times New Roman" w:hAnsi="Times New Roman" w:cs="Times New Roman"/>
          <w:b/>
          <w:bCs/>
        </w:rPr>
        <w:t>offline mode</w:t>
      </w:r>
      <w:r w:rsidRPr="00A670AA">
        <w:rPr>
          <w:rFonts w:ascii="Times New Roman" w:hAnsi="Times New Roman" w:cs="Times New Roman"/>
        </w:rPr>
        <w:t xml:space="preserve"> via a </w:t>
      </w:r>
      <w:r w:rsidRPr="00A670AA">
        <w:rPr>
          <w:rFonts w:ascii="Times New Roman" w:hAnsi="Times New Roman" w:cs="Times New Roman"/>
          <w:b/>
          <w:bCs/>
        </w:rPr>
        <w:t>Progressive Web App (PWA)</w:t>
      </w:r>
      <w:r w:rsidRPr="00A670AA">
        <w:rPr>
          <w:rFonts w:ascii="Times New Roman" w:hAnsi="Times New Roman" w:cs="Times New Roman"/>
        </w:rPr>
        <w:t xml:space="preserve">, designed by </w:t>
      </w:r>
      <w:r w:rsidRPr="00A670AA">
        <w:rPr>
          <w:rFonts w:ascii="Times New Roman" w:hAnsi="Times New Roman" w:cs="Times New Roman"/>
          <w:b/>
          <w:bCs/>
        </w:rPr>
        <w:t>Mayank</w:t>
      </w:r>
      <w:r w:rsidRPr="00A670AA">
        <w:rPr>
          <w:rFonts w:ascii="Times New Roman" w:hAnsi="Times New Roman" w:cs="Times New Roman"/>
        </w:rPr>
        <w:t xml:space="preserve"> using </w:t>
      </w:r>
      <w:r w:rsidRPr="00A670AA">
        <w:rPr>
          <w:rFonts w:ascii="Times New Roman" w:hAnsi="Times New Roman" w:cs="Times New Roman"/>
          <w:b/>
          <w:bCs/>
        </w:rPr>
        <w:t>Workbox</w:t>
      </w:r>
      <w:r w:rsidRPr="00A670AA">
        <w:rPr>
          <w:rFonts w:ascii="Times New Roman" w:hAnsi="Times New Roman" w:cs="Times New Roman"/>
        </w:rPr>
        <w:t xml:space="preserv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This feature allows attendees to access event details and </w:t>
      </w:r>
      <w:r w:rsidRPr="00A670AA">
        <w:rPr>
          <w:rFonts w:ascii="Times New Roman" w:hAnsi="Times New Roman" w:cs="Times New Roman"/>
          <w:b/>
          <w:bCs/>
        </w:rPr>
        <w:t>QR codes</w:t>
      </w:r>
      <w:r w:rsidRPr="00A670AA">
        <w:rPr>
          <w:rFonts w:ascii="Times New Roman" w:hAnsi="Times New Roman" w:cs="Times New Roman"/>
        </w:rPr>
        <w:t xml:space="preserve"> without internet, critical for community events in areas with poor connectivity. </w:t>
      </w:r>
      <w:r w:rsidRPr="00A670AA">
        <w:rPr>
          <w:rFonts w:ascii="Times New Roman" w:hAnsi="Times New Roman" w:cs="Times New Roman"/>
          <w:b/>
          <w:bCs/>
        </w:rPr>
        <w:t>Workbox</w:t>
      </w:r>
      <w:r w:rsidRPr="00A670AA">
        <w:rPr>
          <w:rFonts w:ascii="Times New Roman" w:hAnsi="Times New Roman" w:cs="Times New Roman"/>
        </w:rPr>
        <w:t xml:space="preserve"> caches static assets and API responses, ensuring functionality during network disruptions.</w:t>
      </w:r>
    </w:p>
    <w:p w14:paraId="64466C25" w14:textId="77777777" w:rsidR="00A670AA" w:rsidRPr="00A670AA" w:rsidRDefault="00A670AA" w:rsidP="00A670AA">
      <w:pPr>
        <w:spacing w:before="24" w:after="24" w:line="276" w:lineRule="auto"/>
        <w:rPr>
          <w:rFonts w:ascii="Times New Roman" w:eastAsia="Calibri" w:hAnsi="Times New Roman" w:cs="Times New Roman"/>
        </w:rPr>
      </w:pPr>
    </w:p>
    <w:p w14:paraId="7CAFB55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When online, the </w:t>
      </w:r>
      <w:r w:rsidRPr="00A670AA">
        <w:rPr>
          <w:rFonts w:ascii="Times New Roman" w:hAnsi="Times New Roman" w:cs="Times New Roman"/>
          <w:b/>
          <w:bCs/>
        </w:rPr>
        <w:t>React</w:t>
      </w:r>
      <w:r w:rsidRPr="00A670AA">
        <w:rPr>
          <w:rFonts w:ascii="Times New Roman" w:hAnsi="Times New Roman" w:cs="Times New Roman"/>
        </w:rPr>
        <w:t xml:space="preserve"> frontend fetches event data and </w:t>
      </w:r>
      <w:r w:rsidRPr="00A670AA">
        <w:rPr>
          <w:rFonts w:ascii="Times New Roman" w:hAnsi="Times New Roman" w:cs="Times New Roman"/>
          <w:b/>
          <w:bCs/>
        </w:rPr>
        <w:t>QR codes</w:t>
      </w:r>
      <w:r w:rsidRPr="00A670AA">
        <w:rPr>
          <w:rFonts w:ascii="Times New Roman" w:hAnsi="Times New Roman" w:cs="Times New Roman"/>
        </w:rPr>
        <w:t xml:space="preserve">, storing them in the browser’s </w:t>
      </w:r>
      <w:proofErr w:type="spellStart"/>
      <w:r w:rsidRPr="00A670AA">
        <w:rPr>
          <w:rFonts w:ascii="Times New Roman" w:hAnsi="Times New Roman" w:cs="Times New Roman"/>
          <w:b/>
          <w:bCs/>
        </w:rPr>
        <w:t>IndexedDB</w:t>
      </w:r>
      <w:proofErr w:type="spellEnd"/>
      <w:r w:rsidRPr="00A670AA">
        <w:rPr>
          <w:rFonts w:ascii="Times New Roman" w:hAnsi="Times New Roman" w:cs="Times New Roman"/>
        </w:rPr>
        <w:t xml:space="preserve"> via </w:t>
      </w:r>
      <w:r w:rsidRPr="00A670AA">
        <w:rPr>
          <w:rFonts w:ascii="Times New Roman" w:hAnsi="Times New Roman" w:cs="Times New Roman"/>
          <w:b/>
          <w:bCs/>
        </w:rPr>
        <w:t>Workbox</w:t>
      </w:r>
      <w:r w:rsidRPr="00A670AA">
        <w:rPr>
          <w:rFonts w:ascii="Times New Roman" w:hAnsi="Times New Roman" w:cs="Times New Roman"/>
        </w:rPr>
        <w:t xml:space="preserve">. Offline, users view cached events and display </w:t>
      </w:r>
      <w:r w:rsidRPr="00A670AA">
        <w:rPr>
          <w:rFonts w:ascii="Times New Roman" w:hAnsi="Times New Roman" w:cs="Times New Roman"/>
          <w:b/>
          <w:bCs/>
        </w:rPr>
        <w:t>QR codes</w:t>
      </w:r>
      <w:r w:rsidRPr="00A670AA">
        <w:rPr>
          <w:rFonts w:ascii="Times New Roman" w:hAnsi="Times New Roman" w:cs="Times New Roman"/>
        </w:rPr>
        <w:t xml:space="preserve"> in a modal, with </w:t>
      </w:r>
      <w:r w:rsidRPr="00A670AA">
        <w:rPr>
          <w:rFonts w:ascii="Times New Roman" w:hAnsi="Times New Roman" w:cs="Times New Roman"/>
          <w:b/>
          <w:bCs/>
        </w:rPr>
        <w:t>Mayank’s</w:t>
      </w:r>
      <w:r w:rsidRPr="00A670AA">
        <w:rPr>
          <w:rFonts w:ascii="Times New Roman" w:hAnsi="Times New Roman" w:cs="Times New Roman"/>
        </w:rPr>
        <w:t xml:space="preserve"> UI updating via </w:t>
      </w:r>
      <w:r w:rsidRPr="00A670AA">
        <w:rPr>
          <w:rFonts w:ascii="Times New Roman" w:hAnsi="Times New Roman" w:cs="Times New Roman"/>
          <w:b/>
          <w:bCs/>
        </w:rPr>
        <w:t>React Context</w:t>
      </w:r>
      <w:r w:rsidRPr="00A670AA">
        <w:rPr>
          <w:rFonts w:ascii="Times New Roman" w:hAnsi="Times New Roman" w:cs="Times New Roman"/>
        </w:rPr>
        <w:t xml:space="preserve"> without server calls.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 preloads essential data, fitting within 512 MB, while </w:t>
      </w:r>
      <w:r w:rsidRPr="00A670AA">
        <w:rPr>
          <w:rFonts w:ascii="Times New Roman" w:hAnsi="Times New Roman" w:cs="Times New Roman"/>
          <w:b/>
          <w:bCs/>
        </w:rPr>
        <w:t>Ishu’s</w:t>
      </w:r>
      <w:r w:rsidRPr="00A670AA">
        <w:rPr>
          <w:rFonts w:ascii="Times New Roman" w:hAnsi="Times New Roman" w:cs="Times New Roman"/>
        </w:rPr>
        <w:t xml:space="preserve"> APIs return compact JSON to minimize cache size. The PWA achieves a 1.5-second load time, even offline.</w:t>
      </w:r>
    </w:p>
    <w:p w14:paraId="7BCD762A" w14:textId="77777777" w:rsidR="00A670AA" w:rsidRPr="00A670AA" w:rsidRDefault="00A670AA" w:rsidP="00A670AA">
      <w:pPr>
        <w:spacing w:before="24" w:after="24" w:line="276" w:lineRule="auto"/>
        <w:ind w:firstLine="630"/>
        <w:jc w:val="both"/>
        <w:rPr>
          <w:rFonts w:ascii="Times New Roman" w:hAnsi="Times New Roman" w:cs="Times New Roman"/>
        </w:rPr>
      </w:pPr>
    </w:p>
    <w:p w14:paraId="143B3141"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offline data with </w:t>
      </w:r>
      <w:r w:rsidRPr="00A670AA">
        <w:rPr>
          <w:rFonts w:ascii="Times New Roman" w:hAnsi="Times New Roman" w:cs="Times New Roman"/>
          <w:b/>
          <w:bCs/>
        </w:rPr>
        <w:t>TLS</w:t>
      </w:r>
      <w:r w:rsidRPr="00A670AA">
        <w:rPr>
          <w:rFonts w:ascii="Times New Roman" w:hAnsi="Times New Roman" w:cs="Times New Roman"/>
        </w:rPr>
        <w:t xml:space="preserve"> during initial syncs, preventing interception. The offline mode supports 1000 users, with cached assets under 5 MB, optimized for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Organizers cannot scan </w:t>
      </w:r>
      <w:r w:rsidRPr="00A670AA">
        <w:rPr>
          <w:rFonts w:ascii="Times New Roman" w:hAnsi="Times New Roman" w:cs="Times New Roman"/>
          <w:b/>
          <w:bCs/>
        </w:rPr>
        <w:t>QR codes</w:t>
      </w:r>
      <w:r w:rsidRPr="00A670AA">
        <w:rPr>
          <w:rFonts w:ascii="Times New Roman" w:hAnsi="Times New Roman" w:cs="Times New Roman"/>
        </w:rPr>
        <w:t xml:space="preserve"> offline, as verification requires server access, a trade-off for security.</w:t>
      </w:r>
    </w:p>
    <w:p w14:paraId="3DDD582A" w14:textId="77777777" w:rsidR="00A670AA" w:rsidRPr="00A670AA" w:rsidRDefault="00A670AA" w:rsidP="00A670AA">
      <w:pPr>
        <w:spacing w:before="24" w:after="24" w:line="276" w:lineRule="auto"/>
        <w:ind w:firstLine="630"/>
        <w:jc w:val="both"/>
        <w:rPr>
          <w:rFonts w:ascii="Times New Roman" w:hAnsi="Times New Roman" w:cs="Times New Roman"/>
        </w:rPr>
      </w:pPr>
    </w:p>
    <w:p w14:paraId="6F8C1D0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offline capability enhances reliability, reflecting our technical expertise for our degree program. It ensures accessibility for community events and supports future enhancements like offline booking queues.</w:t>
      </w:r>
    </w:p>
    <w:p w14:paraId="6D4239E1"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20B370B0"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 xml:space="preserve">3.12 Scalability </w:t>
      </w:r>
    </w:p>
    <w:p w14:paraId="1EF6E4D5" w14:textId="77777777" w:rsidR="00A670AA" w:rsidRPr="00A670AA" w:rsidRDefault="00A670AA" w:rsidP="00A670AA">
      <w:pPr>
        <w:spacing w:before="24" w:after="24" w:line="276" w:lineRule="auto"/>
        <w:rPr>
          <w:rFonts w:ascii="Times New Roman" w:eastAsia="Calibri" w:hAnsi="Times New Roman" w:cs="Times New Roman"/>
        </w:rPr>
      </w:pPr>
    </w:p>
    <w:p w14:paraId="00B59181" w14:textId="77777777" w:rsidR="00A670AA" w:rsidRPr="00A670AA" w:rsidRDefault="00A670AA" w:rsidP="00A670AA">
      <w:pPr>
        <w:spacing w:before="24" w:after="24" w:line="276" w:lineRule="auto"/>
        <w:rPr>
          <w:rFonts w:ascii="Times New Roman" w:eastAsia="Calibri" w:hAnsi="Times New Roman" w:cs="Times New Roman"/>
        </w:rPr>
      </w:pPr>
    </w:p>
    <w:p w14:paraId="509BB85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built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is designed to scale for 1000 users, critical for community events like festivals.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uses lightweight middleware, keeping API responses under 200ms within 512 MB RAM.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schemas leverage indexes on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rPr>
        <w:t>userId</w:t>
      </w:r>
      <w:proofErr w:type="spellEnd"/>
      <w:r w:rsidRPr="00A670AA">
        <w:rPr>
          <w:rFonts w:ascii="Times New Roman" w:hAnsi="Times New Roman" w:cs="Times New Roman"/>
        </w:rPr>
        <w:t>, ensuring queries stay under 100ms for 5000 events in 512 MB storage.</w:t>
      </w:r>
    </w:p>
    <w:p w14:paraId="00FB971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EE0C04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minifies assets and lazy-loads components, fitting 100 GB bandwidth and achieving 90+ Lighthouse performance scores. </w:t>
      </w:r>
      <w:r w:rsidRPr="00A670AA">
        <w:rPr>
          <w:rFonts w:ascii="Times New Roman" w:hAnsi="Times New Roman" w:cs="Times New Roman"/>
          <w:b/>
          <w:bCs/>
        </w:rPr>
        <w:t>Socket.io</w:t>
      </w:r>
      <w:r w:rsidRPr="00A670AA">
        <w:rPr>
          <w:rFonts w:ascii="Times New Roman" w:hAnsi="Times New Roman" w:cs="Times New Roman"/>
        </w:rPr>
        <w:t xml:space="preserve"> for real-time updates, optimized by </w:t>
      </w:r>
      <w:r w:rsidRPr="00A670AA">
        <w:rPr>
          <w:rFonts w:ascii="Times New Roman" w:hAnsi="Times New Roman" w:cs="Times New Roman"/>
          <w:b/>
          <w:bCs/>
        </w:rPr>
        <w:t>Ishu</w:t>
      </w:r>
      <w:r w:rsidRPr="00A670AA">
        <w:rPr>
          <w:rFonts w:ascii="Times New Roman" w:hAnsi="Times New Roman" w:cs="Times New Roman"/>
        </w:rPr>
        <w:t xml:space="preserve">, handles 1000 concurrent connections with minimal latency, using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to prevent </w:t>
      </w:r>
      <w:r w:rsidRPr="00A670AA">
        <w:rPr>
          <w:rFonts w:ascii="Times New Roman" w:hAnsi="Times New Roman" w:cs="Times New Roman"/>
          <w:b/>
          <w:bCs/>
        </w:rPr>
        <w:t>Render’s</w:t>
      </w:r>
      <w:r w:rsidRPr="00A670AA">
        <w:rPr>
          <w:rFonts w:ascii="Times New Roman" w:hAnsi="Times New Roman" w:cs="Times New Roman"/>
        </w:rPr>
        <w:t xml:space="preserve"> sleep mode.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authentication scales efficiently, validating tokens in 50ms.</w:t>
      </w:r>
    </w:p>
    <w:p w14:paraId="1F3D12A0" w14:textId="77777777" w:rsidR="00A670AA" w:rsidRPr="00A670AA" w:rsidRDefault="00A670AA" w:rsidP="00A670AA">
      <w:pPr>
        <w:spacing w:before="24" w:after="24" w:line="276" w:lineRule="auto"/>
        <w:ind w:firstLine="630"/>
        <w:jc w:val="both"/>
        <w:rPr>
          <w:rFonts w:ascii="Times New Roman" w:hAnsi="Times New Roman" w:cs="Times New Roman"/>
        </w:rPr>
      </w:pPr>
    </w:p>
    <w:p w14:paraId="0500573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system’s modular design, with eight modules like </w:t>
      </w:r>
      <w:r w:rsidRPr="00A670AA">
        <w:rPr>
          <w:rFonts w:ascii="Times New Roman" w:hAnsi="Times New Roman" w:cs="Times New Roman"/>
          <w:b/>
          <w:bCs/>
        </w:rPr>
        <w:t>QR Code Integration</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 xml:space="preserve">, allows independent scaling. </w:t>
      </w:r>
      <w:r w:rsidRPr="00A670AA">
        <w:rPr>
          <w:rFonts w:ascii="Times New Roman" w:hAnsi="Times New Roman" w:cs="Times New Roman"/>
          <w:b/>
          <w:bCs/>
        </w:rPr>
        <w:t>Kishan</w:t>
      </w:r>
      <w:r w:rsidRPr="00A670AA">
        <w:rPr>
          <w:rFonts w:ascii="Times New Roman" w:hAnsi="Times New Roman" w:cs="Times New Roman"/>
        </w:rPr>
        <w:t xml:space="preserve"> partitioned </w:t>
      </w:r>
      <w:r w:rsidRPr="00A670AA">
        <w:rPr>
          <w:rFonts w:ascii="Times New Roman" w:hAnsi="Times New Roman" w:cs="Times New Roman"/>
          <w:b/>
          <w:bCs/>
        </w:rPr>
        <w:t>MongoDB</w:t>
      </w:r>
      <w:r w:rsidRPr="00A670AA">
        <w:rPr>
          <w:rFonts w:ascii="Times New Roman" w:hAnsi="Times New Roman" w:cs="Times New Roman"/>
        </w:rPr>
        <w:t xml:space="preserve"> collections to avoid bottlenecks, while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models use lightweight configs for fast predictions.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CDN ensures low-latency UI delivery globally.</w:t>
      </w:r>
    </w:p>
    <w:p w14:paraId="791EEA0A" w14:textId="77777777" w:rsidR="00A670AA" w:rsidRPr="00A670AA" w:rsidRDefault="00A670AA" w:rsidP="00A670AA">
      <w:pPr>
        <w:spacing w:before="24" w:after="24" w:line="276" w:lineRule="auto"/>
        <w:ind w:firstLine="630"/>
        <w:jc w:val="both"/>
        <w:rPr>
          <w:rFonts w:ascii="Times New Roman" w:hAnsi="Times New Roman" w:cs="Times New Roman"/>
        </w:rPr>
      </w:pPr>
    </w:p>
    <w:p w14:paraId="320574A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scalability design supports reliable performance, showcasing our technical expertise for our degree program. It provides a foundation for handling larger events with future optimizations like load balancers.</w:t>
      </w:r>
    </w:p>
    <w:p w14:paraId="1658D741"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69468F02"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 xml:space="preserve">3.13 UI </w:t>
      </w:r>
      <w:proofErr w:type="spellStart"/>
      <w:r w:rsidRPr="00A670AA">
        <w:rPr>
          <w:rFonts w:ascii="Times New Roman" w:hAnsi="Times New Roman" w:cs="Times New Roman"/>
          <w:b/>
          <w:bCs/>
        </w:rPr>
        <w:t>Mockups</w:t>
      </w:r>
      <w:proofErr w:type="spellEnd"/>
    </w:p>
    <w:p w14:paraId="52E93AF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888A7A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D9527F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System’s</w:t>
      </w:r>
      <w:r w:rsidRPr="00A670AA">
        <w:rPr>
          <w:rFonts w:ascii="Times New Roman" w:hAnsi="Times New Roman" w:cs="Times New Roman"/>
        </w:rPr>
        <w:t xml:space="preserve"> UI, designed by </w:t>
      </w:r>
      <w:r w:rsidRPr="00A670AA">
        <w:rPr>
          <w:rFonts w:ascii="Times New Roman" w:hAnsi="Times New Roman" w:cs="Times New Roman"/>
          <w:b/>
          <w:bCs/>
        </w:rPr>
        <w:t>Mayank</w:t>
      </w:r>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prioritizes usability for attendees, organizers, and admins, built in </w:t>
      </w:r>
      <w:r w:rsidRPr="00A670AA">
        <w:rPr>
          <w:rFonts w:ascii="Times New Roman" w:hAnsi="Times New Roman" w:cs="Times New Roman"/>
          <w:b/>
          <w:bCs/>
        </w:rPr>
        <w:t>React</w:t>
      </w:r>
      <w:r w:rsidRPr="00A670AA">
        <w:rPr>
          <w:rFonts w:ascii="Times New Roman" w:hAnsi="Times New Roman" w:cs="Times New Roman"/>
        </w:rPr>
        <w:t xml:space="preserv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proofErr w:type="spellStart"/>
      <w:r w:rsidRPr="00A670AA">
        <w:rPr>
          <w:rFonts w:ascii="Times New Roman" w:hAnsi="Times New Roman" w:cs="Times New Roman"/>
        </w:rPr>
        <w:t>Mockups</w:t>
      </w:r>
      <w:proofErr w:type="spellEnd"/>
      <w:r w:rsidRPr="00A670AA">
        <w:rPr>
          <w:rFonts w:ascii="Times New Roman" w:hAnsi="Times New Roman" w:cs="Times New Roman"/>
        </w:rPr>
        <w:t xml:space="preserve">, created in Figma, outline three key views: the </w:t>
      </w:r>
      <w:r w:rsidRPr="00A670AA">
        <w:rPr>
          <w:rFonts w:ascii="Times New Roman" w:hAnsi="Times New Roman" w:cs="Times New Roman"/>
          <w:b/>
          <w:bCs/>
        </w:rPr>
        <w:t>Attendee</w:t>
      </w:r>
      <w:r w:rsidRPr="00A670AA">
        <w:rPr>
          <w:rFonts w:ascii="Times New Roman" w:hAnsi="Times New Roman" w:cs="Times New Roman"/>
        </w:rPr>
        <w:t xml:space="preserve"> homepage (event cards with book buttons), </w:t>
      </w:r>
      <w:r w:rsidRPr="00A670AA">
        <w:rPr>
          <w:rFonts w:ascii="Times New Roman" w:hAnsi="Times New Roman" w:cs="Times New Roman"/>
          <w:b/>
          <w:bCs/>
        </w:rPr>
        <w:t>Organizer</w:t>
      </w:r>
      <w:r w:rsidRPr="00A670AA">
        <w:rPr>
          <w:rFonts w:ascii="Times New Roman" w:hAnsi="Times New Roman" w:cs="Times New Roman"/>
        </w:rPr>
        <w:t xml:space="preserve"> dashboard (event creation forms, </w:t>
      </w:r>
      <w:r w:rsidRPr="00A670AA">
        <w:rPr>
          <w:rFonts w:ascii="Times New Roman" w:hAnsi="Times New Roman" w:cs="Times New Roman"/>
          <w:b/>
          <w:bCs/>
        </w:rPr>
        <w:t>QR code</w:t>
      </w:r>
      <w:r w:rsidRPr="00A670AA">
        <w:rPr>
          <w:rFonts w:ascii="Times New Roman" w:hAnsi="Times New Roman" w:cs="Times New Roman"/>
        </w:rPr>
        <w:t xml:space="preserve"> scanner), and </w:t>
      </w:r>
      <w:r w:rsidRPr="00A670AA">
        <w:rPr>
          <w:rFonts w:ascii="Times New Roman" w:hAnsi="Times New Roman" w:cs="Times New Roman"/>
          <w:b/>
          <w:bCs/>
        </w:rPr>
        <w:t>Admin</w:t>
      </w:r>
      <w:r w:rsidRPr="00A670AA">
        <w:rPr>
          <w:rFonts w:ascii="Times New Roman" w:hAnsi="Times New Roman" w:cs="Times New Roman"/>
        </w:rPr>
        <w:t xml:space="preserve"> panel (user and event management tables). </w:t>
      </w:r>
      <w:r w:rsidRPr="00A670AA">
        <w:rPr>
          <w:rFonts w:ascii="Times New Roman" w:hAnsi="Times New Roman" w:cs="Times New Roman"/>
          <w:b/>
          <w:bCs/>
        </w:rPr>
        <w:t>CSS Grid</w:t>
      </w:r>
      <w:r w:rsidRPr="00A670AA">
        <w:rPr>
          <w:rFonts w:ascii="Times New Roman" w:hAnsi="Times New Roman" w:cs="Times New Roman"/>
        </w:rPr>
        <w:t xml:space="preserve"> ensures responsive layouts, adapting to 320px-1200px screens.</w:t>
      </w:r>
    </w:p>
    <w:p w14:paraId="2E2ABDDE" w14:textId="77777777" w:rsidR="00A670AA" w:rsidRPr="00A670AA" w:rsidRDefault="00A670AA" w:rsidP="00A670AA">
      <w:pPr>
        <w:spacing w:before="24" w:after="24" w:line="276" w:lineRule="auto"/>
        <w:ind w:firstLine="630"/>
        <w:jc w:val="both"/>
        <w:rPr>
          <w:rFonts w:ascii="Times New Roman" w:hAnsi="Times New Roman" w:cs="Times New Roman"/>
        </w:rPr>
      </w:pPr>
    </w:p>
    <w:p w14:paraId="38C2BBA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homepage uses a card-based design, displaying event titles, dates, and images, with a </w:t>
      </w:r>
      <w:r w:rsidRPr="00A670AA">
        <w:rPr>
          <w:rFonts w:ascii="Times New Roman" w:hAnsi="Times New Roman" w:cs="Times New Roman"/>
          <w:b/>
          <w:bCs/>
        </w:rPr>
        <w:t>React Router</w:t>
      </w:r>
      <w:r w:rsidRPr="00A670AA">
        <w:rPr>
          <w:rFonts w:ascii="Times New Roman" w:hAnsi="Times New Roman" w:cs="Times New Roman"/>
        </w:rPr>
        <w:t xml:space="preserve"> navigation bar for login and booking. The organizer dashboard features a table of bookings, updated via </w:t>
      </w:r>
      <w:r w:rsidRPr="00A670AA">
        <w:rPr>
          <w:rFonts w:ascii="Times New Roman" w:hAnsi="Times New Roman" w:cs="Times New Roman"/>
          <w:b/>
          <w:bCs/>
        </w:rPr>
        <w:t>Socket.io</w:t>
      </w:r>
      <w:r w:rsidRPr="00A670AA">
        <w:rPr>
          <w:rFonts w:ascii="Times New Roman" w:hAnsi="Times New Roman" w:cs="Times New Roman"/>
        </w:rPr>
        <w:t xml:space="preserve">, and a </w:t>
      </w:r>
      <w:r w:rsidRPr="00A670AA">
        <w:rPr>
          <w:rFonts w:ascii="Times New Roman" w:hAnsi="Times New Roman" w:cs="Times New Roman"/>
          <w:b/>
          <w:bCs/>
        </w:rPr>
        <w:t>QR code</w:t>
      </w:r>
      <w:r w:rsidRPr="00A670AA">
        <w:rPr>
          <w:rFonts w:ascii="Times New Roman" w:hAnsi="Times New Roman" w:cs="Times New Roman"/>
        </w:rPr>
        <w:t xml:space="preserve"> scanner modal powered by </w:t>
      </w:r>
      <w:proofErr w:type="spellStart"/>
      <w:r w:rsidRPr="00A670AA">
        <w:rPr>
          <w:rFonts w:ascii="Times New Roman" w:hAnsi="Times New Roman" w:cs="Times New Roman"/>
          <w:b/>
          <w:bCs/>
        </w:rPr>
        <w:t>jsQR</w:t>
      </w:r>
      <w:proofErr w:type="spellEnd"/>
      <w:r w:rsidRPr="00A670AA">
        <w:rPr>
          <w:rFonts w:ascii="Times New Roman" w:hAnsi="Times New Roman" w:cs="Times New Roman"/>
        </w:rPr>
        <w:t xml:space="preserve">. The admin panel includes sortable tables for event approvals, styled with </w:t>
      </w:r>
      <w:r w:rsidRPr="00A670AA">
        <w:rPr>
          <w:rFonts w:ascii="Times New Roman" w:hAnsi="Times New Roman" w:cs="Times New Roman"/>
          <w:b/>
          <w:bCs/>
        </w:rPr>
        <w:t>Flexbox</w:t>
      </w:r>
      <w:r w:rsidRPr="00A670AA">
        <w:rPr>
          <w:rFonts w:ascii="Times New Roman" w:hAnsi="Times New Roman" w:cs="Times New Roman"/>
        </w:rPr>
        <w:t xml:space="preserve"> for clarity. </w:t>
      </w:r>
      <w:r w:rsidRPr="00A670AA">
        <w:rPr>
          <w:rFonts w:ascii="Times New Roman" w:hAnsi="Times New Roman" w:cs="Times New Roman"/>
          <w:b/>
          <w:bCs/>
        </w:rPr>
        <w:t>Mayank</w:t>
      </w:r>
      <w:r w:rsidRPr="00A670AA">
        <w:rPr>
          <w:rFonts w:ascii="Times New Roman" w:hAnsi="Times New Roman" w:cs="Times New Roman"/>
        </w:rPr>
        <w:t xml:space="preserve"> ensured 90+ Lighthouse accessibility scores, using ARIA labels.</w:t>
      </w:r>
    </w:p>
    <w:p w14:paraId="21A5AC85"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BD81C4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Workbox</w:t>
      </w:r>
      <w:r w:rsidRPr="00A670AA">
        <w:rPr>
          <w:rFonts w:ascii="Times New Roman" w:hAnsi="Times New Roman" w:cs="Times New Roman"/>
        </w:rPr>
        <w:t xml:space="preserve"> caches UI assets for offline access, with </w:t>
      </w:r>
      <w:r w:rsidRPr="00A670AA">
        <w:rPr>
          <w:rFonts w:ascii="Times New Roman" w:hAnsi="Times New Roman" w:cs="Times New Roman"/>
          <w:b/>
          <w:bCs/>
        </w:rPr>
        <w:t>React Context</w:t>
      </w:r>
      <w:r w:rsidRPr="00A670AA">
        <w:rPr>
          <w:rFonts w:ascii="Times New Roman" w:hAnsi="Times New Roman" w:cs="Times New Roman"/>
        </w:rPr>
        <w:t xml:space="preserve"> managing state for role-based views.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integration restricts UI components, hiding admin features from attendees. The </w:t>
      </w:r>
      <w:proofErr w:type="spellStart"/>
      <w:r w:rsidRPr="00A670AA">
        <w:rPr>
          <w:rFonts w:ascii="Times New Roman" w:hAnsi="Times New Roman" w:cs="Times New Roman"/>
        </w:rPr>
        <w:t>mockups</w:t>
      </w:r>
      <w:proofErr w:type="spellEnd"/>
      <w:r w:rsidRPr="00A670AA">
        <w:rPr>
          <w:rFonts w:ascii="Times New Roman" w:hAnsi="Times New Roman" w:cs="Times New Roman"/>
        </w:rPr>
        <w:t xml:space="preserve"> guided development, ensuring consistency across the </w:t>
      </w:r>
      <w:r w:rsidRPr="00A670AA">
        <w:rPr>
          <w:rFonts w:ascii="Times New Roman" w:hAnsi="Times New Roman" w:cs="Times New Roman"/>
          <w:b/>
          <w:bCs/>
        </w:rPr>
        <w:t>Progressive Web App (PWA)</w:t>
      </w:r>
      <w:r w:rsidRPr="00A670AA">
        <w:rPr>
          <w:rFonts w:ascii="Times New Roman" w:hAnsi="Times New Roman" w:cs="Times New Roman"/>
        </w:rPr>
        <w:t>.</w:t>
      </w:r>
    </w:p>
    <w:p w14:paraId="5CC24901" w14:textId="77777777" w:rsidR="00A670AA" w:rsidRPr="00A670AA" w:rsidRDefault="00A670AA" w:rsidP="00A670AA">
      <w:pPr>
        <w:spacing w:before="24" w:after="24" w:line="276" w:lineRule="auto"/>
        <w:ind w:firstLine="630"/>
        <w:jc w:val="both"/>
        <w:rPr>
          <w:rFonts w:ascii="Times New Roman" w:hAnsi="Times New Roman" w:cs="Times New Roman"/>
        </w:rPr>
      </w:pPr>
    </w:p>
    <w:p w14:paraId="1E9D4ED5" w14:textId="337C2703"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i/>
          <w:iCs/>
        </w:rPr>
        <w:t xml:space="preserve">Suggestion: Include Figma screenshots in the Word report for the homepage, dashboard, and admin panel, </w:t>
      </w:r>
      <w:proofErr w:type="spellStart"/>
      <w:r w:rsidRPr="00A670AA">
        <w:rPr>
          <w:rFonts w:ascii="Times New Roman" w:eastAsia="Calibri" w:hAnsi="Times New Roman" w:cs="Times New Roman"/>
          <w:i/>
          <w:iCs/>
        </w:rPr>
        <w:t>abelled</w:t>
      </w:r>
      <w:proofErr w:type="spellEnd"/>
      <w:r w:rsidRPr="00A670AA">
        <w:rPr>
          <w:rFonts w:ascii="Times New Roman" w:eastAsia="Calibri" w:hAnsi="Times New Roman" w:cs="Times New Roman"/>
          <w:i/>
          <w:iCs/>
        </w:rPr>
        <w:t xml:space="preserve"> as Figure 3.6. Describe each in a caption (e.g., “Attendee homepage with event cards”).</w:t>
      </w:r>
      <w:r w:rsidRPr="00A670AA">
        <w:rPr>
          <w:rFonts w:ascii="Times New Roman" w:eastAsia="Calibri" w:hAnsi="Times New Roman" w:cs="Times New Roman"/>
          <w:kern w:val="0"/>
          <w14:ligatures w14:val="none"/>
        </w:rPr>
        <w:br w:type="page"/>
      </w:r>
    </w:p>
    <w:p w14:paraId="13E60438"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A3C8CB7"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3.14 System Flow</w:t>
      </w:r>
    </w:p>
    <w:p w14:paraId="7FEF4768" w14:textId="77777777" w:rsidR="00A670AA" w:rsidRPr="00A670AA" w:rsidRDefault="00A670AA" w:rsidP="00A670AA">
      <w:pPr>
        <w:spacing w:before="24" w:after="24" w:line="276" w:lineRule="auto"/>
        <w:rPr>
          <w:rFonts w:ascii="Times New Roman" w:eastAsia="Calibri" w:hAnsi="Times New Roman" w:cs="Times New Roman"/>
        </w:rPr>
      </w:pPr>
    </w:p>
    <w:p w14:paraId="19935599" w14:textId="77777777" w:rsidR="00A670AA" w:rsidRPr="00A670AA" w:rsidRDefault="00A670AA" w:rsidP="00A670AA">
      <w:pPr>
        <w:spacing w:before="24" w:after="24" w:line="276" w:lineRule="auto"/>
        <w:rPr>
          <w:rFonts w:ascii="Times New Roman" w:eastAsia="Calibri" w:hAnsi="Times New Roman" w:cs="Times New Roman"/>
        </w:rPr>
      </w:pPr>
    </w:p>
    <w:p w14:paraId="444788F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follows a clear flow to manage events, from booking to check-in. Users log in via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authenticated by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system. Attendees browse events, book tickets, and receive </w:t>
      </w:r>
      <w:r w:rsidRPr="00A670AA">
        <w:rPr>
          <w:rFonts w:ascii="Times New Roman" w:hAnsi="Times New Roman" w:cs="Times New Roman"/>
          <w:b/>
          <w:bCs/>
        </w:rPr>
        <w:t>QR codes</w:t>
      </w:r>
      <w:r w:rsidRPr="00A670AA">
        <w:rPr>
          <w:rFonts w:ascii="Times New Roman" w:hAnsi="Times New Roman" w:cs="Times New Roman"/>
        </w:rPr>
        <w:t xml:space="preserve"> via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Organizers create events and scan </w:t>
      </w:r>
      <w:r w:rsidRPr="00A670AA">
        <w:rPr>
          <w:rFonts w:ascii="Times New Roman" w:hAnsi="Times New Roman" w:cs="Times New Roman"/>
          <w:b/>
          <w:bCs/>
        </w:rPr>
        <w:t>QR codes</w:t>
      </w:r>
      <w:r w:rsidRPr="00A670AA">
        <w:rPr>
          <w:rFonts w:ascii="Times New Roman" w:hAnsi="Times New Roman" w:cs="Times New Roman"/>
        </w:rPr>
        <w:t xml:space="preserve">, while admins approve events, all coordinated through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Node.js</w:t>
      </w:r>
      <w:r w:rsidRPr="00A670AA">
        <w:rPr>
          <w:rFonts w:ascii="Times New Roman" w:hAnsi="Times New Roman" w:cs="Times New Roman"/>
        </w:rPr>
        <w:t xml:space="preserve"> APIs on </w:t>
      </w:r>
      <w:r w:rsidRPr="00A670AA">
        <w:rPr>
          <w:rFonts w:ascii="Times New Roman" w:hAnsi="Times New Roman" w:cs="Times New Roman"/>
          <w:b/>
          <w:bCs/>
        </w:rPr>
        <w:t>Render</w:t>
      </w:r>
      <w:r w:rsidRPr="00A670AA">
        <w:rPr>
          <w:rFonts w:ascii="Times New Roman" w:hAnsi="Times New Roman" w:cs="Times New Roman"/>
        </w:rPr>
        <w:t>.</w:t>
      </w:r>
    </w:p>
    <w:p w14:paraId="075DBF3A" w14:textId="77777777" w:rsidR="00A670AA" w:rsidRPr="00A670AA" w:rsidRDefault="00A670AA" w:rsidP="00A670AA">
      <w:pPr>
        <w:spacing w:before="24" w:after="24" w:line="276" w:lineRule="auto"/>
        <w:ind w:firstLine="630"/>
        <w:jc w:val="both"/>
        <w:rPr>
          <w:rFonts w:ascii="Times New Roman" w:hAnsi="Times New Roman" w:cs="Times New Roman"/>
        </w:rPr>
      </w:pPr>
    </w:p>
    <w:p w14:paraId="327DCB9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flow starts with a user request to /events, fetching data from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database, optimized for 512 MB storage. Booking triggers /bookings, saving data and emitting a </w:t>
      </w:r>
      <w:r w:rsidRPr="00A670AA">
        <w:rPr>
          <w:rFonts w:ascii="Times New Roman" w:hAnsi="Times New Roman" w:cs="Times New Roman"/>
          <w:b/>
          <w:bCs/>
        </w:rPr>
        <w:t>Socket.io</w:t>
      </w:r>
      <w:r w:rsidRPr="00A670AA">
        <w:rPr>
          <w:rFonts w:ascii="Times New Roman" w:hAnsi="Times New Roman" w:cs="Times New Roman"/>
        </w:rPr>
        <w:t xml:space="preserve"> </w:t>
      </w:r>
      <w:proofErr w:type="spellStart"/>
      <w:r w:rsidRPr="00A670AA">
        <w:rPr>
          <w:rFonts w:ascii="Times New Roman" w:hAnsi="Times New Roman" w:cs="Times New Roman"/>
        </w:rPr>
        <w:t>ticketUpdate</w:t>
      </w:r>
      <w:proofErr w:type="spellEnd"/>
      <w:r w:rsidRPr="00A670AA">
        <w:rPr>
          <w:rFonts w:ascii="Times New Roman" w:hAnsi="Times New Roman" w:cs="Times New Roman"/>
        </w:rPr>
        <w:t xml:space="preserve"> to organizers. </w:t>
      </w:r>
      <w:r w:rsidRPr="00A670AA">
        <w:rPr>
          <w:rFonts w:ascii="Times New Roman" w:hAnsi="Times New Roman" w:cs="Times New Roman"/>
          <w:b/>
          <w:bCs/>
        </w:rPr>
        <w:t>QR code</w:t>
      </w:r>
      <w:r w:rsidRPr="00A670AA">
        <w:rPr>
          <w:rFonts w:ascii="Times New Roman" w:hAnsi="Times New Roman" w:cs="Times New Roman"/>
        </w:rPr>
        <w:t xml:space="preserve"> verification calls /bookings/verify, checking against </w:t>
      </w:r>
      <w:r w:rsidRPr="00A670AA">
        <w:rPr>
          <w:rFonts w:ascii="Times New Roman" w:hAnsi="Times New Roman" w:cs="Times New Roman"/>
          <w:b/>
          <w:bCs/>
        </w:rPr>
        <w:t>MongoDB</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recommendations and </w:t>
      </w:r>
      <w:r w:rsidRPr="00A670AA">
        <w:rPr>
          <w:rFonts w:ascii="Times New Roman" w:hAnsi="Times New Roman" w:cs="Times New Roman"/>
          <w:b/>
          <w:bCs/>
        </w:rPr>
        <w:t>Brain.js</w:t>
      </w:r>
      <w:r w:rsidRPr="00A670AA">
        <w:rPr>
          <w:rFonts w:ascii="Times New Roman" w:hAnsi="Times New Roman" w:cs="Times New Roman"/>
        </w:rPr>
        <w:t xml:space="preserve"> chatbot responses enhance engagement, processed on the backend. Offline users access cached data via the </w:t>
      </w:r>
      <w:r w:rsidRPr="00A670AA">
        <w:rPr>
          <w:rFonts w:ascii="Times New Roman" w:hAnsi="Times New Roman" w:cs="Times New Roman"/>
          <w:b/>
          <w:bCs/>
        </w:rPr>
        <w:t>Progressive Web App (PWA)</w:t>
      </w:r>
      <w:r w:rsidRPr="00A670AA">
        <w:rPr>
          <w:rFonts w:ascii="Times New Roman" w:hAnsi="Times New Roman" w:cs="Times New Roman"/>
        </w:rPr>
        <w:t>.</w:t>
      </w:r>
    </w:p>
    <w:p w14:paraId="34E5833D" w14:textId="5DD638EC" w:rsidR="00A670AA" w:rsidRP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b/>
          <w:bCs/>
          <w:noProof/>
        </w:rPr>
        <w:drawing>
          <wp:inline distT="0" distB="0" distL="0" distR="0" wp14:anchorId="44554C0D" wp14:editId="222C1CDC">
            <wp:extent cx="5405120" cy="4943475"/>
            <wp:effectExtent l="0" t="0" r="5080" b="9525"/>
            <wp:docPr id="1753063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3896" name="Picture 17530638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5120" cy="4943475"/>
                    </a:xfrm>
                    <a:prstGeom prst="rect">
                      <a:avLst/>
                    </a:prstGeom>
                  </pic:spPr>
                </pic:pic>
              </a:graphicData>
            </a:graphic>
          </wp:inline>
        </w:drawing>
      </w:r>
      <w:r w:rsidR="00A670AA" w:rsidRPr="00A670AA">
        <w:rPr>
          <w:rFonts w:ascii="Times New Roman" w:eastAsia="Calibri" w:hAnsi="Times New Roman" w:cs="Times New Roman"/>
          <w:b/>
          <w:bCs/>
        </w:rPr>
        <w:t>Figure 3.7</w:t>
      </w:r>
      <w:r w:rsidR="00A670AA" w:rsidRPr="00A670AA">
        <w:rPr>
          <w:rFonts w:ascii="Times New Roman" w:eastAsia="Calibri" w:hAnsi="Times New Roman" w:cs="Times New Roman"/>
        </w:rPr>
        <w:t xml:space="preserve">: System </w:t>
      </w:r>
      <w:proofErr w:type="spellStart"/>
      <w:r w:rsidR="00A670AA" w:rsidRPr="00A670AA">
        <w:rPr>
          <w:rFonts w:ascii="Times New Roman" w:eastAsia="Calibri" w:hAnsi="Times New Roman" w:cs="Times New Roman"/>
        </w:rPr>
        <w:t>Flowchar</w:t>
      </w:r>
      <w:proofErr w:type="spellEnd"/>
    </w:p>
    <w:p w14:paraId="63E87E25"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93C3A1D"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3.15 Design Summary</w:t>
      </w:r>
    </w:p>
    <w:p w14:paraId="468E6139" w14:textId="77777777" w:rsidR="00A670AA" w:rsidRPr="00A670AA" w:rsidRDefault="00A670AA" w:rsidP="00A670AA">
      <w:pPr>
        <w:spacing w:before="24" w:after="24" w:line="276" w:lineRule="auto"/>
        <w:rPr>
          <w:rFonts w:ascii="Times New Roman" w:eastAsia="Calibri" w:hAnsi="Times New Roman" w:cs="Times New Roman"/>
          <w:b/>
          <w:bCs/>
        </w:rPr>
      </w:pPr>
    </w:p>
    <w:p w14:paraId="5F3496C1" w14:textId="77777777" w:rsidR="00A670AA" w:rsidRPr="00A670AA" w:rsidRDefault="00A670AA" w:rsidP="00A670AA">
      <w:pPr>
        <w:spacing w:before="24" w:after="24" w:line="276" w:lineRule="auto"/>
        <w:rPr>
          <w:rFonts w:ascii="Times New Roman" w:eastAsia="Calibri" w:hAnsi="Times New Roman" w:cs="Times New Roman"/>
          <w:b/>
          <w:bCs/>
        </w:rPr>
      </w:pPr>
    </w:p>
    <w:p w14:paraId="7F885C2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Chapter 3</w:t>
      </w:r>
      <w:r w:rsidRPr="00A670AA">
        <w:rPr>
          <w:rFonts w:ascii="Times New Roman" w:hAnsi="Times New Roman" w:cs="Times New Roman"/>
        </w:rPr>
        <w:t xml:space="preserve"> outlines the design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detailing its eight modules for community events. The </w:t>
      </w:r>
      <w:r w:rsidRPr="00A670AA">
        <w:rPr>
          <w:rFonts w:ascii="Times New Roman" w:hAnsi="Times New Roman" w:cs="Times New Roman"/>
          <w:b/>
          <w:bCs/>
        </w:rPr>
        <w:t>MERN stack</w:t>
      </w:r>
      <w:r w:rsidRPr="00A670AA">
        <w:rPr>
          <w:rFonts w:ascii="Times New Roman" w:hAnsi="Times New Roman" w:cs="Times New Roman"/>
        </w:rPr>
        <w:t xml:space="preserve"> architecture, with </w:t>
      </w:r>
      <w:r w:rsidRPr="00A670AA">
        <w:rPr>
          <w:rFonts w:ascii="Times New Roman" w:hAnsi="Times New Roman" w:cs="Times New Roman"/>
          <w:b/>
          <w:bCs/>
        </w:rPr>
        <w:t>React</w:t>
      </w:r>
      <w:r w:rsidRPr="00A670AA">
        <w:rPr>
          <w:rFonts w:ascii="Times New Roman" w:hAnsi="Times New Roman" w:cs="Times New Roman"/>
        </w:rPr>
        <w:t xml:space="preserv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Node.js</w:t>
      </w:r>
      <w:r w:rsidRPr="00A670AA">
        <w:rPr>
          <w:rFonts w:ascii="Times New Roman" w:hAnsi="Times New Roman" w:cs="Times New Roman"/>
        </w:rPr>
        <w:t xml:space="preserve"> on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supports scalability for 1000 users. </w:t>
      </w:r>
      <w:r w:rsidRPr="00A670AA">
        <w:rPr>
          <w:rFonts w:ascii="Times New Roman" w:hAnsi="Times New Roman" w:cs="Times New Roman"/>
          <w:b/>
          <w:bCs/>
        </w:rPr>
        <w:t>Mayank’s</w:t>
      </w:r>
      <w:r w:rsidRPr="00A670AA">
        <w:rPr>
          <w:rFonts w:ascii="Times New Roman" w:hAnsi="Times New Roman" w:cs="Times New Roman"/>
        </w:rPr>
        <w:t xml:space="preserve"> frontend delivers responsive UI, </w:t>
      </w:r>
      <w:r w:rsidRPr="00A670AA">
        <w:rPr>
          <w:rFonts w:ascii="Times New Roman" w:hAnsi="Times New Roman" w:cs="Times New Roman"/>
          <w:b/>
          <w:bCs/>
        </w:rPr>
        <w:t>Ishu’s</w:t>
      </w:r>
      <w:r w:rsidRPr="00A670AA">
        <w:rPr>
          <w:rFonts w:ascii="Times New Roman" w:hAnsi="Times New Roman" w:cs="Times New Roman"/>
        </w:rPr>
        <w:t xml:space="preserve"> backend powers APIs and AI, </w:t>
      </w:r>
      <w:r w:rsidRPr="00A670AA">
        <w:rPr>
          <w:rFonts w:ascii="Times New Roman" w:hAnsi="Times New Roman" w:cs="Times New Roman"/>
          <w:b/>
          <w:bCs/>
        </w:rPr>
        <w:t>Kishan’s</w:t>
      </w:r>
      <w:r w:rsidRPr="00A670AA">
        <w:rPr>
          <w:rFonts w:ascii="Times New Roman" w:hAnsi="Times New Roman" w:cs="Times New Roman"/>
        </w:rPr>
        <w:t xml:space="preserve"> schemas optimize storage, and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ensure security.</w:t>
      </w:r>
    </w:p>
    <w:p w14:paraId="2D442F8B" w14:textId="77777777" w:rsidR="00A670AA" w:rsidRPr="00A670AA" w:rsidRDefault="00A670AA" w:rsidP="00A670AA">
      <w:pPr>
        <w:spacing w:before="24" w:after="24" w:line="276" w:lineRule="auto"/>
        <w:ind w:firstLine="630"/>
        <w:jc w:val="both"/>
        <w:rPr>
          <w:rFonts w:ascii="Times New Roman" w:hAnsi="Times New Roman" w:cs="Times New Roman"/>
        </w:rPr>
      </w:pPr>
    </w:p>
    <w:p w14:paraId="2BE0A63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Key features include </w:t>
      </w:r>
      <w:r w:rsidRPr="00A670AA">
        <w:rPr>
          <w:rFonts w:ascii="Times New Roman" w:hAnsi="Times New Roman" w:cs="Times New Roman"/>
          <w:b/>
          <w:bCs/>
        </w:rPr>
        <w:t>QR code check-ins</w:t>
      </w:r>
      <w:r w:rsidRPr="00A670AA">
        <w:rPr>
          <w:rFonts w:ascii="Times New Roman" w:hAnsi="Times New Roman" w:cs="Times New Roman"/>
        </w:rPr>
        <w:t xml:space="preserve">, </w:t>
      </w:r>
      <w:r w:rsidRPr="00A670AA">
        <w:rPr>
          <w:rFonts w:ascii="Times New Roman" w:hAnsi="Times New Roman" w:cs="Times New Roman"/>
          <w:b/>
          <w:bCs/>
        </w:rPr>
        <w:t>real-time updates</w:t>
      </w:r>
      <w:r w:rsidRPr="00A670AA">
        <w:rPr>
          <w:rFonts w:ascii="Times New Roman" w:hAnsi="Times New Roman" w:cs="Times New Roman"/>
        </w:rPr>
        <w:t xml:space="preserve"> via </w:t>
      </w:r>
      <w:r w:rsidRPr="00A670AA">
        <w:rPr>
          <w:rFonts w:ascii="Times New Roman" w:hAnsi="Times New Roman" w:cs="Times New Roman"/>
          <w:b/>
          <w:bCs/>
        </w:rPr>
        <w:t>Socket.io</w:t>
      </w:r>
      <w:r w:rsidRPr="00A670AA">
        <w:rPr>
          <w:rFonts w:ascii="Times New Roman" w:hAnsi="Times New Roman" w:cs="Times New Roman"/>
        </w:rPr>
        <w:t xml:space="preserve">, </w:t>
      </w:r>
      <w:r w:rsidRPr="00A670AA">
        <w:rPr>
          <w:rFonts w:ascii="Times New Roman" w:hAnsi="Times New Roman" w:cs="Times New Roman"/>
          <w:b/>
          <w:bCs/>
        </w:rPr>
        <w:t>AI Recommendations</w:t>
      </w:r>
      <w:r w:rsidRPr="00A670AA">
        <w:rPr>
          <w:rFonts w:ascii="Times New Roman" w:hAnsi="Times New Roman" w:cs="Times New Roman"/>
        </w:rPr>
        <w:t xml:space="preserve"> with </w:t>
      </w:r>
      <w:r w:rsidRPr="00A670AA">
        <w:rPr>
          <w:rFonts w:ascii="Times New Roman" w:hAnsi="Times New Roman" w:cs="Times New Roman"/>
          <w:b/>
          <w:bCs/>
        </w:rPr>
        <w:t>TensorFlow.js</w:t>
      </w:r>
      <w:r w:rsidRPr="00A670AA">
        <w:rPr>
          <w:rFonts w:ascii="Times New Roman" w:hAnsi="Times New Roman" w:cs="Times New Roman"/>
        </w:rPr>
        <w:t xml:space="preserve">, and a </w:t>
      </w:r>
      <w:r w:rsidRPr="00A670AA">
        <w:rPr>
          <w:rFonts w:ascii="Times New Roman" w:hAnsi="Times New Roman" w:cs="Times New Roman"/>
          <w:b/>
          <w:bCs/>
        </w:rPr>
        <w:t>Brain.js</w:t>
      </w:r>
      <w:r w:rsidRPr="00A670AA">
        <w:rPr>
          <w:rFonts w:ascii="Times New Roman" w:hAnsi="Times New Roman" w:cs="Times New Roman"/>
        </w:rPr>
        <w:t xml:space="preserve"> chatbot, all optimized for free-tier constraints. The </w:t>
      </w:r>
      <w:r w:rsidRPr="00A670AA">
        <w:rPr>
          <w:rFonts w:ascii="Times New Roman" w:hAnsi="Times New Roman" w:cs="Times New Roman"/>
          <w:b/>
          <w:bCs/>
        </w:rPr>
        <w:t>Progressive Web App (PWA)</w:t>
      </w:r>
      <w:r w:rsidRPr="00A670AA">
        <w:rPr>
          <w:rFonts w:ascii="Times New Roman" w:hAnsi="Times New Roman" w:cs="Times New Roman"/>
        </w:rPr>
        <w:t xml:space="preserve"> enables offline access, while role-based access and scalable APIs support diverse user needs. </w:t>
      </w:r>
      <w:r w:rsidRPr="00A670AA">
        <w:rPr>
          <w:rFonts w:ascii="Times New Roman" w:hAnsi="Times New Roman" w:cs="Times New Roman"/>
          <w:b/>
          <w:bCs/>
        </w:rPr>
        <w:t>Kishan’s</w:t>
      </w:r>
      <w:r w:rsidRPr="00A670AA">
        <w:rPr>
          <w:rFonts w:ascii="Times New Roman" w:hAnsi="Times New Roman" w:cs="Times New Roman"/>
        </w:rPr>
        <w:t xml:space="preserve"> indexed schemas fit 5000 events in 512 MB, and </w:t>
      </w:r>
      <w:r w:rsidRPr="00A670AA">
        <w:rPr>
          <w:rFonts w:ascii="Times New Roman" w:hAnsi="Times New Roman" w:cs="Times New Roman"/>
          <w:b/>
          <w:bCs/>
        </w:rPr>
        <w:t>Ishu’s</w:t>
      </w:r>
      <w:r w:rsidRPr="00A670AA">
        <w:rPr>
          <w:rFonts w:ascii="Times New Roman" w:hAnsi="Times New Roman" w:cs="Times New Roman"/>
        </w:rPr>
        <w:t xml:space="preserve">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counters </w:t>
      </w:r>
      <w:r w:rsidRPr="00A670AA">
        <w:rPr>
          <w:rFonts w:ascii="Times New Roman" w:hAnsi="Times New Roman" w:cs="Times New Roman"/>
          <w:b/>
          <w:bCs/>
        </w:rPr>
        <w:t>Render’s</w:t>
      </w:r>
      <w:r w:rsidRPr="00A670AA">
        <w:rPr>
          <w:rFonts w:ascii="Times New Roman" w:hAnsi="Times New Roman" w:cs="Times New Roman"/>
        </w:rPr>
        <w:t xml:space="preserve"> sleep mode.</w:t>
      </w:r>
    </w:p>
    <w:p w14:paraId="645540BA" w14:textId="77777777" w:rsidR="00A670AA" w:rsidRPr="00A670AA" w:rsidRDefault="00A670AA" w:rsidP="00A670AA">
      <w:pPr>
        <w:spacing w:before="24" w:after="24" w:line="276" w:lineRule="auto"/>
        <w:ind w:firstLine="630"/>
        <w:jc w:val="both"/>
        <w:rPr>
          <w:rFonts w:ascii="Times New Roman" w:hAnsi="Times New Roman" w:cs="Times New Roman"/>
        </w:rPr>
      </w:pPr>
    </w:p>
    <w:p w14:paraId="35A11AF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design balances functionality and efficiency, addressing challenges like limited storage and memory. It ensures reliability for events like seminars, with modular components ready for enhancements like analytics. The system flow integrates all modules, providing a cohesive experience.</w:t>
      </w:r>
    </w:p>
    <w:p w14:paraId="0094C8E2" w14:textId="77777777" w:rsidR="00A670AA" w:rsidRPr="00A670AA" w:rsidRDefault="00A670AA" w:rsidP="00A670AA">
      <w:pPr>
        <w:spacing w:before="24" w:after="24" w:line="276" w:lineRule="auto"/>
        <w:ind w:firstLine="630"/>
        <w:jc w:val="both"/>
        <w:rPr>
          <w:rFonts w:ascii="Times New Roman" w:hAnsi="Times New Roman" w:cs="Times New Roman"/>
        </w:rPr>
      </w:pPr>
    </w:p>
    <w:p w14:paraId="66EB345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chapter demonstrates our technical expertise for our degree program, laying a foundation for implementation details in </w:t>
      </w:r>
      <w:r w:rsidRPr="00A670AA">
        <w:rPr>
          <w:rFonts w:ascii="Times New Roman" w:hAnsi="Times New Roman" w:cs="Times New Roman"/>
          <w:b/>
          <w:bCs/>
        </w:rPr>
        <w:t>Chapter 4</w:t>
      </w:r>
      <w:r w:rsidRPr="00A670AA">
        <w:rPr>
          <w:rFonts w:ascii="Times New Roman" w:hAnsi="Times New Roman" w:cs="Times New Roman"/>
        </w:rPr>
        <w:t>. The design supports practical event management, ready for evaluation and future growth.</w:t>
      </w:r>
    </w:p>
    <w:p w14:paraId="68437D7D" w14:textId="6FE30226" w:rsidR="00661651" w:rsidRDefault="00A670AA" w:rsidP="00A670AA">
      <w:pPr>
        <w:spacing w:before="24" w:after="24" w:line="276" w:lineRule="auto"/>
        <w:rPr>
          <w:rFonts w:ascii="Times New Roman" w:eastAsia="Calibri" w:hAnsi="Times New Roman" w:cs="Times New Roman"/>
          <w:kern w:val="0"/>
          <w:lang w:eastAsia="en-IN"/>
          <w14:ligatures w14:val="none"/>
        </w:rPr>
      </w:pPr>
      <w:r w:rsidRPr="00A670AA">
        <w:rPr>
          <w:rFonts w:ascii="Times New Roman" w:eastAsia="Calibri" w:hAnsi="Times New Roman" w:cs="Times New Roman"/>
          <w:kern w:val="0"/>
          <w:lang w:eastAsia="en-IN"/>
          <w14:ligatures w14:val="none"/>
        </w:rPr>
        <w:br w:type="page"/>
      </w:r>
    </w:p>
    <w:p w14:paraId="2DFF2D71" w14:textId="2757EE54" w:rsidR="002A28B7" w:rsidRPr="00A670AA" w:rsidRDefault="002A28B7" w:rsidP="002A28B7">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 xml:space="preserve">3.15 </w:t>
      </w:r>
      <w:r>
        <w:rPr>
          <w:rFonts w:ascii="Times New Roman" w:hAnsi="Times New Roman" w:cs="Times New Roman"/>
          <w:b/>
          <w:bCs/>
        </w:rPr>
        <w:t>Screenshots</w:t>
      </w:r>
    </w:p>
    <w:p w14:paraId="317F1E72" w14:textId="77777777" w:rsidR="002A28B7" w:rsidRPr="00A670AA" w:rsidRDefault="002A28B7" w:rsidP="002A28B7">
      <w:pPr>
        <w:spacing w:before="24" w:after="24" w:line="276" w:lineRule="auto"/>
        <w:rPr>
          <w:rFonts w:ascii="Times New Roman" w:eastAsia="Calibri" w:hAnsi="Times New Roman" w:cs="Times New Roman"/>
          <w:b/>
          <w:bCs/>
        </w:rPr>
      </w:pPr>
    </w:p>
    <w:p w14:paraId="72D650F5" w14:textId="74BFBF72" w:rsidR="00661651" w:rsidRDefault="00661651">
      <w:pPr>
        <w:rPr>
          <w:rFonts w:ascii="Times New Roman" w:eastAsia="Calibri" w:hAnsi="Times New Roman" w:cs="Times New Roman"/>
          <w:kern w:val="0"/>
          <w:lang w:eastAsia="en-IN"/>
          <w14:ligatures w14:val="none"/>
        </w:rPr>
      </w:pPr>
    </w:p>
    <w:p w14:paraId="52C87951" w14:textId="77777777" w:rsidR="00A670AA" w:rsidRPr="00A670AA" w:rsidRDefault="00A670AA" w:rsidP="00A670AA">
      <w:pPr>
        <w:spacing w:before="24" w:after="24" w:line="276" w:lineRule="auto"/>
        <w:rPr>
          <w:rFonts w:ascii="Times New Roman" w:eastAsia="Calibri" w:hAnsi="Times New Roman" w:cs="Times New Roman"/>
        </w:rPr>
      </w:pPr>
    </w:p>
    <w:p w14:paraId="33B75DC8" w14:textId="38484459" w:rsidR="002A28B7" w:rsidRDefault="002A28B7" w:rsidP="00A670AA">
      <w:pPr>
        <w:spacing w:before="1400" w:after="24" w:line="276" w:lineRule="auto"/>
        <w:jc w:val="center"/>
        <w:rPr>
          <w:rFonts w:ascii="Times New Roman" w:eastAsia="Calibri" w:hAnsi="Times New Roman" w:cs="Times New Roman"/>
          <w:b/>
          <w:bCs/>
        </w:rPr>
      </w:pPr>
    </w:p>
    <w:p w14:paraId="4772CDB1" w14:textId="77777777" w:rsidR="002A28B7" w:rsidRDefault="002A28B7">
      <w:pPr>
        <w:rPr>
          <w:rFonts w:ascii="Times New Roman" w:eastAsia="Calibri" w:hAnsi="Times New Roman" w:cs="Times New Roman"/>
          <w:b/>
          <w:bCs/>
        </w:rPr>
      </w:pPr>
      <w:r>
        <w:rPr>
          <w:rFonts w:ascii="Times New Roman" w:eastAsia="Calibri" w:hAnsi="Times New Roman" w:cs="Times New Roman"/>
          <w:b/>
          <w:bCs/>
        </w:rPr>
        <w:br w:type="page"/>
      </w:r>
    </w:p>
    <w:p w14:paraId="4AC6661D" w14:textId="77777777" w:rsidR="002A28B7" w:rsidRDefault="002A28B7" w:rsidP="00A670AA">
      <w:pPr>
        <w:spacing w:before="1400" w:after="24" w:line="276" w:lineRule="auto"/>
        <w:jc w:val="center"/>
        <w:rPr>
          <w:rFonts w:ascii="Times New Roman" w:eastAsia="Calibri" w:hAnsi="Times New Roman" w:cs="Times New Roman"/>
          <w:b/>
          <w:bCs/>
        </w:rPr>
      </w:pPr>
    </w:p>
    <w:p w14:paraId="2E2B5A79" w14:textId="77777777" w:rsidR="002A28B7" w:rsidRDefault="002A28B7" w:rsidP="00A670AA">
      <w:pPr>
        <w:spacing w:before="1400" w:after="24" w:line="276" w:lineRule="auto"/>
        <w:jc w:val="center"/>
        <w:rPr>
          <w:rFonts w:ascii="Times New Roman" w:eastAsia="Calibri" w:hAnsi="Times New Roman" w:cs="Times New Roman"/>
          <w:b/>
          <w:bCs/>
        </w:rPr>
      </w:pPr>
    </w:p>
    <w:p w14:paraId="71C92F37" w14:textId="77777777" w:rsidR="002A28B7" w:rsidRDefault="002A28B7" w:rsidP="00A670AA">
      <w:pPr>
        <w:spacing w:before="1400" w:after="24" w:line="276" w:lineRule="auto"/>
        <w:jc w:val="center"/>
        <w:rPr>
          <w:rFonts w:ascii="Times New Roman" w:eastAsia="Calibri" w:hAnsi="Times New Roman" w:cs="Times New Roman"/>
          <w:b/>
          <w:bCs/>
        </w:rPr>
      </w:pPr>
    </w:p>
    <w:p w14:paraId="07FBD196" w14:textId="77777777" w:rsidR="002A28B7" w:rsidRDefault="002A28B7" w:rsidP="00A670AA">
      <w:pPr>
        <w:spacing w:before="1400" w:after="24" w:line="276" w:lineRule="auto"/>
        <w:jc w:val="center"/>
        <w:rPr>
          <w:rFonts w:ascii="Times New Roman" w:eastAsia="Calibri" w:hAnsi="Times New Roman" w:cs="Times New Roman"/>
          <w:b/>
          <w:bCs/>
        </w:rPr>
      </w:pPr>
    </w:p>
    <w:p w14:paraId="4A75273E" w14:textId="77777777" w:rsidR="002A28B7" w:rsidRDefault="002A28B7" w:rsidP="00A670AA">
      <w:pPr>
        <w:spacing w:before="1400" w:after="24" w:line="276" w:lineRule="auto"/>
        <w:jc w:val="center"/>
        <w:rPr>
          <w:rFonts w:ascii="Times New Roman" w:eastAsia="Calibri" w:hAnsi="Times New Roman" w:cs="Times New Roman"/>
          <w:b/>
          <w:bCs/>
        </w:rPr>
      </w:pPr>
    </w:p>
    <w:p w14:paraId="4921CA80" w14:textId="77777777" w:rsidR="002A28B7" w:rsidRDefault="002A28B7" w:rsidP="00A670AA">
      <w:pPr>
        <w:spacing w:before="1400" w:after="24" w:line="276" w:lineRule="auto"/>
        <w:jc w:val="center"/>
        <w:rPr>
          <w:rFonts w:ascii="Times New Roman" w:eastAsia="Calibri" w:hAnsi="Times New Roman" w:cs="Times New Roman"/>
          <w:b/>
          <w:bCs/>
        </w:rPr>
      </w:pPr>
    </w:p>
    <w:p w14:paraId="48F59008" w14:textId="77777777" w:rsidR="002A28B7" w:rsidRDefault="002A28B7" w:rsidP="00A670AA">
      <w:pPr>
        <w:spacing w:before="1400" w:after="24" w:line="276" w:lineRule="auto"/>
        <w:jc w:val="center"/>
        <w:rPr>
          <w:rFonts w:ascii="Times New Roman" w:eastAsia="Calibri" w:hAnsi="Times New Roman" w:cs="Times New Roman"/>
          <w:b/>
          <w:bCs/>
        </w:rPr>
      </w:pPr>
    </w:p>
    <w:p w14:paraId="06A8D9E7" w14:textId="77777777" w:rsidR="002A28B7" w:rsidRDefault="002A28B7" w:rsidP="00A670AA">
      <w:pPr>
        <w:spacing w:before="1400" w:after="24" w:line="276" w:lineRule="auto"/>
        <w:jc w:val="center"/>
        <w:rPr>
          <w:rFonts w:ascii="Times New Roman" w:eastAsia="Calibri" w:hAnsi="Times New Roman" w:cs="Times New Roman"/>
          <w:b/>
          <w:bCs/>
        </w:rPr>
      </w:pPr>
    </w:p>
    <w:p w14:paraId="1FCE1839" w14:textId="77777777" w:rsidR="002A28B7" w:rsidRDefault="002A28B7" w:rsidP="00A670AA">
      <w:pPr>
        <w:spacing w:before="1400" w:after="24" w:line="276" w:lineRule="auto"/>
        <w:jc w:val="center"/>
        <w:rPr>
          <w:rFonts w:ascii="Times New Roman" w:eastAsia="Calibri" w:hAnsi="Times New Roman" w:cs="Times New Roman"/>
          <w:b/>
          <w:bCs/>
        </w:rPr>
      </w:pPr>
    </w:p>
    <w:p w14:paraId="25F1E7EC" w14:textId="77777777" w:rsidR="002A28B7" w:rsidRDefault="002A28B7" w:rsidP="00A670AA">
      <w:pPr>
        <w:spacing w:before="1400" w:after="24" w:line="276" w:lineRule="auto"/>
        <w:jc w:val="center"/>
        <w:rPr>
          <w:rFonts w:ascii="Times New Roman" w:eastAsia="Calibri" w:hAnsi="Times New Roman" w:cs="Times New Roman"/>
          <w:b/>
          <w:bCs/>
        </w:rPr>
      </w:pPr>
    </w:p>
    <w:p w14:paraId="1D96D983" w14:textId="408413A1"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4: IMPLEMENTATION</w:t>
      </w:r>
    </w:p>
    <w:p w14:paraId="3F2341F8" w14:textId="77777777" w:rsidR="00A670AA" w:rsidRPr="00A670AA" w:rsidRDefault="00A670AA" w:rsidP="00A670AA">
      <w:pPr>
        <w:spacing w:before="24" w:after="24" w:line="276" w:lineRule="auto"/>
        <w:rPr>
          <w:rFonts w:ascii="Times New Roman" w:eastAsia="Calibri" w:hAnsi="Times New Roman" w:cs="Times New Roman"/>
          <w:b/>
          <w:bCs/>
        </w:rPr>
      </w:pPr>
    </w:p>
    <w:p w14:paraId="46A6A4FB" w14:textId="77777777" w:rsidR="00A670AA" w:rsidRPr="00A670AA" w:rsidRDefault="00A670AA" w:rsidP="00A670AA">
      <w:pPr>
        <w:spacing w:before="24" w:after="24" w:line="276" w:lineRule="auto"/>
        <w:rPr>
          <w:rFonts w:ascii="Times New Roman" w:eastAsia="Calibri" w:hAnsi="Times New Roman" w:cs="Times New Roman"/>
          <w:b/>
          <w:bCs/>
        </w:rPr>
      </w:pPr>
    </w:p>
    <w:p w14:paraId="0213FB84" w14:textId="77777777" w:rsidR="00A670AA" w:rsidRPr="00A670AA" w:rsidRDefault="00A670AA" w:rsidP="00A670AA">
      <w:pPr>
        <w:spacing w:before="24" w:after="24" w:line="276" w:lineRule="auto"/>
        <w:rPr>
          <w:rFonts w:ascii="Times New Roman" w:eastAsia="Calibri" w:hAnsi="Times New Roman" w:cs="Times New Roman"/>
          <w:b/>
          <w:bCs/>
        </w:rPr>
      </w:pPr>
    </w:p>
    <w:p w14:paraId="53A4B19F"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 Project Setup</w:t>
      </w:r>
    </w:p>
    <w:p w14:paraId="703F0338" w14:textId="77777777" w:rsidR="00A670AA" w:rsidRPr="00A670AA" w:rsidRDefault="00A670AA" w:rsidP="00A670AA">
      <w:pPr>
        <w:spacing w:before="24" w:after="24" w:line="276" w:lineRule="auto"/>
        <w:rPr>
          <w:rFonts w:ascii="Times New Roman" w:eastAsia="Calibri" w:hAnsi="Times New Roman" w:cs="Times New Roman"/>
        </w:rPr>
      </w:pPr>
    </w:p>
    <w:p w14:paraId="3C6B5FC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Setting up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involved initializing the </w:t>
      </w:r>
      <w:r w:rsidRPr="00A670AA">
        <w:rPr>
          <w:rFonts w:ascii="Times New Roman" w:hAnsi="Times New Roman" w:cs="Times New Roman"/>
          <w:b/>
          <w:bCs/>
        </w:rPr>
        <w:t>MERN stack</w:t>
      </w:r>
      <w:r w:rsidRPr="00A670AA">
        <w:rPr>
          <w:rFonts w:ascii="Times New Roman" w:hAnsi="Times New Roman" w:cs="Times New Roman"/>
        </w:rPr>
        <w:t xml:space="preserve"> environment to support eight modules. </w:t>
      </w:r>
      <w:r w:rsidRPr="00A670AA">
        <w:rPr>
          <w:rFonts w:ascii="Times New Roman" w:hAnsi="Times New Roman" w:cs="Times New Roman"/>
          <w:b/>
          <w:bCs/>
        </w:rPr>
        <w:t>Ishu</w:t>
      </w:r>
      <w:r w:rsidRPr="00A670AA">
        <w:rPr>
          <w:rFonts w:ascii="Times New Roman" w:hAnsi="Times New Roman" w:cs="Times New Roman"/>
        </w:rPr>
        <w:t xml:space="preserve"> created the project structure with client/ for the </w:t>
      </w:r>
      <w:r w:rsidRPr="00A670AA">
        <w:rPr>
          <w:rFonts w:ascii="Times New Roman" w:hAnsi="Times New Roman" w:cs="Times New Roman"/>
          <w:b/>
          <w:bCs/>
        </w:rPr>
        <w:t>React</w:t>
      </w:r>
      <w:r w:rsidRPr="00A670AA">
        <w:rPr>
          <w:rFonts w:ascii="Times New Roman" w:hAnsi="Times New Roman" w:cs="Times New Roman"/>
        </w:rPr>
        <w:t xml:space="preserve"> frontend and server/ for the </w:t>
      </w:r>
      <w:r w:rsidRPr="00A670AA">
        <w:rPr>
          <w:rFonts w:ascii="Times New Roman" w:hAnsi="Times New Roman" w:cs="Times New Roman"/>
          <w:b/>
          <w:bCs/>
        </w:rPr>
        <w:t>Node.js</w:t>
      </w:r>
      <w:r w:rsidRPr="00A670AA">
        <w:rPr>
          <w:rFonts w:ascii="Times New Roman" w:hAnsi="Times New Roman" w:cs="Times New Roman"/>
        </w:rPr>
        <w:t xml:space="preserve"> backend,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and </w:t>
      </w:r>
      <w:r w:rsidRPr="00A670AA">
        <w:rPr>
          <w:rFonts w:ascii="Times New Roman" w:hAnsi="Times New Roman" w:cs="Times New Roman"/>
          <w:b/>
          <w:bCs/>
        </w:rPr>
        <w:t>Render</w:t>
      </w:r>
      <w:r w:rsidRPr="00A670AA">
        <w:rPr>
          <w:rFonts w:ascii="Times New Roman" w:hAnsi="Times New Roman" w:cs="Times New Roman"/>
        </w:rPr>
        <w:t xml:space="preserve">, respectively. Using </w:t>
      </w:r>
      <w:proofErr w:type="spellStart"/>
      <w:r w:rsidRPr="00A670AA">
        <w:rPr>
          <w:rFonts w:ascii="Times New Roman" w:hAnsi="Times New Roman" w:cs="Times New Roman"/>
          <w:b/>
          <w:bCs/>
        </w:rPr>
        <w:t>npm</w:t>
      </w:r>
      <w:proofErr w:type="spellEnd"/>
      <w:r w:rsidRPr="00A670AA">
        <w:rPr>
          <w:rFonts w:ascii="Times New Roman" w:hAnsi="Times New Roman" w:cs="Times New Roman"/>
        </w:rPr>
        <w:t xml:space="preserve">, we installed dependencies like react, express, mongoose, and socket.io, guided by </w:t>
      </w:r>
      <w:proofErr w:type="gramStart"/>
      <w:r w:rsidRPr="00A670AA">
        <w:rPr>
          <w:rFonts w:ascii="Times New Roman" w:hAnsi="Times New Roman" w:cs="Times New Roman"/>
        </w:rPr>
        <w:t>a .</w:t>
      </w:r>
      <w:proofErr w:type="spellStart"/>
      <w:r w:rsidRPr="00A670AA">
        <w:rPr>
          <w:rFonts w:ascii="Times New Roman" w:hAnsi="Times New Roman" w:cs="Times New Roman"/>
        </w:rPr>
        <w:t>prettierrc</w:t>
      </w:r>
      <w:proofErr w:type="spellEnd"/>
      <w:proofErr w:type="gramEnd"/>
      <w:r w:rsidRPr="00A670AA">
        <w:rPr>
          <w:rFonts w:ascii="Times New Roman" w:hAnsi="Times New Roman" w:cs="Times New Roman"/>
        </w:rPr>
        <w:t xml:space="preserve"> </w:t>
      </w:r>
      <w:proofErr w:type="gramStart"/>
      <w:r w:rsidRPr="00A670AA">
        <w:rPr>
          <w:rFonts w:ascii="Times New Roman" w:hAnsi="Times New Roman" w:cs="Times New Roman"/>
        </w:rPr>
        <w:t>and .</w:t>
      </w:r>
      <w:proofErr w:type="gramEnd"/>
      <w:r w:rsidRPr="00A670AA">
        <w:rPr>
          <w:rFonts w:ascii="Times New Roman" w:hAnsi="Times New Roman" w:cs="Times New Roman"/>
        </w:rPr>
        <w:t>eslintrc.js for code consistency.</w:t>
      </w:r>
    </w:p>
    <w:p w14:paraId="7E450B82" w14:textId="77777777" w:rsidR="00A670AA" w:rsidRPr="00A670AA" w:rsidRDefault="00A670AA" w:rsidP="00A670AA">
      <w:pPr>
        <w:spacing w:before="24" w:after="24" w:line="276" w:lineRule="auto"/>
        <w:ind w:firstLine="630"/>
        <w:jc w:val="both"/>
        <w:rPr>
          <w:rFonts w:ascii="Times New Roman" w:hAnsi="Times New Roman" w:cs="Times New Roman"/>
        </w:rPr>
      </w:pPr>
    </w:p>
    <w:p w14:paraId="39D7745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frontend was initialized with create-react-app, configured with </w:t>
      </w:r>
      <w:r w:rsidRPr="00A670AA">
        <w:rPr>
          <w:rFonts w:ascii="Times New Roman" w:hAnsi="Times New Roman" w:cs="Times New Roman"/>
          <w:b/>
          <w:bCs/>
        </w:rPr>
        <w:t>Workbox</w:t>
      </w:r>
      <w:r w:rsidRPr="00A670AA">
        <w:rPr>
          <w:rFonts w:ascii="Times New Roman" w:hAnsi="Times New Roman" w:cs="Times New Roman"/>
        </w:rPr>
        <w:t xml:space="preserve"> for a </w:t>
      </w:r>
      <w:r w:rsidRPr="00A670AA">
        <w:rPr>
          <w:rFonts w:ascii="Times New Roman" w:hAnsi="Times New Roman" w:cs="Times New Roman"/>
          <w:b/>
          <w:bCs/>
        </w:rPr>
        <w:t>Progressive Web App (PWA)</w:t>
      </w:r>
      <w:r w:rsidRPr="00A670AA">
        <w:rPr>
          <w:rFonts w:ascii="Times New Roman" w:hAnsi="Times New Roman" w:cs="Times New Roman"/>
        </w:rPr>
        <w:t xml:space="preserve"> and </w:t>
      </w:r>
      <w:r w:rsidRPr="00A670AA">
        <w:rPr>
          <w:rFonts w:ascii="Times New Roman" w:hAnsi="Times New Roman" w:cs="Times New Roman"/>
          <w:b/>
          <w:bCs/>
        </w:rPr>
        <w:t>React Router</w:t>
      </w:r>
      <w:r w:rsidRPr="00A670AA">
        <w:rPr>
          <w:rFonts w:ascii="Times New Roman" w:hAnsi="Times New Roman" w:cs="Times New Roman"/>
        </w:rPr>
        <w:t xml:space="preserve"> for navigation. </w:t>
      </w:r>
      <w:r w:rsidRPr="00A670AA">
        <w:rPr>
          <w:rFonts w:ascii="Times New Roman" w:hAnsi="Times New Roman" w:cs="Times New Roman"/>
          <w:b/>
          <w:bCs/>
        </w:rPr>
        <w:t>Mayank</w:t>
      </w:r>
      <w:r w:rsidRPr="00A670AA">
        <w:rPr>
          <w:rFonts w:ascii="Times New Roman" w:hAnsi="Times New Roman" w:cs="Times New Roman"/>
        </w:rPr>
        <w:t xml:space="preserve"> set up </w:t>
      </w:r>
      <w:r w:rsidRPr="00A670AA">
        <w:rPr>
          <w:rFonts w:ascii="Times New Roman" w:hAnsi="Times New Roman" w:cs="Times New Roman"/>
          <w:b/>
          <w:bCs/>
        </w:rPr>
        <w:t>CSS Grid</w:t>
      </w:r>
      <w:r w:rsidRPr="00A670AA">
        <w:rPr>
          <w:rFonts w:ascii="Times New Roman" w:hAnsi="Times New Roman" w:cs="Times New Roman"/>
        </w:rPr>
        <w:t xml:space="preserve"> and </w:t>
      </w:r>
      <w:r w:rsidRPr="00A670AA">
        <w:rPr>
          <w:rFonts w:ascii="Times New Roman" w:hAnsi="Times New Roman" w:cs="Times New Roman"/>
          <w:b/>
          <w:bCs/>
        </w:rPr>
        <w:t>Flexbox</w:t>
      </w:r>
      <w:r w:rsidRPr="00A670AA">
        <w:rPr>
          <w:rFonts w:ascii="Times New Roman" w:hAnsi="Times New Roman" w:cs="Times New Roman"/>
        </w:rPr>
        <w:t xml:space="preserve"> for responsive layouts, minifying assets for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The backend, built by </w:t>
      </w:r>
      <w:r w:rsidRPr="00A670AA">
        <w:rPr>
          <w:rFonts w:ascii="Times New Roman" w:hAnsi="Times New Roman" w:cs="Times New Roman"/>
          <w:b/>
          <w:bCs/>
        </w:rPr>
        <w:t>Ishu</w:t>
      </w:r>
      <w:r w:rsidRPr="00A670AA">
        <w:rPr>
          <w:rFonts w:ascii="Times New Roman" w:hAnsi="Times New Roman" w:cs="Times New Roman"/>
        </w:rPr>
        <w:t xml:space="preserve">, used </w:t>
      </w:r>
      <w:r w:rsidRPr="00A670AA">
        <w:rPr>
          <w:rFonts w:ascii="Times New Roman" w:hAnsi="Times New Roman" w:cs="Times New Roman"/>
          <w:b/>
          <w:bCs/>
        </w:rPr>
        <w:t>Express.js</w:t>
      </w:r>
      <w:r w:rsidRPr="00A670AA">
        <w:rPr>
          <w:rFonts w:ascii="Times New Roman" w:hAnsi="Times New Roman" w:cs="Times New Roman"/>
        </w:rPr>
        <w:t xml:space="preserve"> with routes in server/routes/, connecting to </w:t>
      </w:r>
      <w:r w:rsidRPr="00A670AA">
        <w:rPr>
          <w:rFonts w:ascii="Times New Roman" w:hAnsi="Times New Roman" w:cs="Times New Roman"/>
          <w:b/>
          <w:bCs/>
        </w:rPr>
        <w:t>MongoDB Atlas</w:t>
      </w:r>
      <w:r w:rsidRPr="00A670AA">
        <w:rPr>
          <w:rFonts w:ascii="Times New Roman" w:hAnsi="Times New Roman" w:cs="Times New Roman"/>
        </w:rPr>
        <w:t xml:space="preserve"> via </w:t>
      </w:r>
      <w:r w:rsidRPr="00A670AA">
        <w:rPr>
          <w:rFonts w:ascii="Times New Roman" w:hAnsi="Times New Roman" w:cs="Times New Roman"/>
          <w:b/>
          <w:bCs/>
        </w:rPr>
        <w:t>Mongoose</w:t>
      </w:r>
      <w:r w:rsidRPr="00A670AA">
        <w:rPr>
          <w:rFonts w:ascii="Times New Roman" w:hAnsi="Times New Roman" w:cs="Times New Roman"/>
        </w:rPr>
        <w:t xml:space="preserve">. </w:t>
      </w:r>
      <w:r w:rsidRPr="00A670AA">
        <w:rPr>
          <w:rFonts w:ascii="Times New Roman" w:hAnsi="Times New Roman" w:cs="Times New Roman"/>
          <w:b/>
          <w:bCs/>
        </w:rPr>
        <w:t>Kishan</w:t>
      </w:r>
      <w:r w:rsidRPr="00A670AA">
        <w:rPr>
          <w:rFonts w:ascii="Times New Roman" w:hAnsi="Times New Roman" w:cs="Times New Roman"/>
        </w:rPr>
        <w:t xml:space="preserve"> configured the database with a free-tier cluster, allocating 512 MB for </w:t>
      </w:r>
      <w:r w:rsidRPr="00A670AA">
        <w:rPr>
          <w:rFonts w:ascii="Times New Roman" w:hAnsi="Times New Roman" w:cs="Times New Roman"/>
          <w:b/>
          <w:bCs/>
        </w:rPr>
        <w:t>Users</w:t>
      </w:r>
      <w:r w:rsidRPr="00A670AA">
        <w:rPr>
          <w:rFonts w:ascii="Times New Roman" w:hAnsi="Times New Roman" w:cs="Times New Roman"/>
        </w:rPr>
        <w:t xml:space="preserve">, </w:t>
      </w:r>
      <w:r w:rsidRPr="00A670AA">
        <w:rPr>
          <w:rFonts w:ascii="Times New Roman" w:hAnsi="Times New Roman" w:cs="Times New Roman"/>
          <w:b/>
          <w:bCs/>
        </w:rPr>
        <w:t>Events</w:t>
      </w:r>
      <w:r w:rsidRPr="00A670AA">
        <w:rPr>
          <w:rFonts w:ascii="Times New Roman" w:hAnsi="Times New Roman" w:cs="Times New Roman"/>
        </w:rPr>
        <w:t xml:space="preserve">, and </w:t>
      </w:r>
      <w:r w:rsidRPr="00A670AA">
        <w:rPr>
          <w:rFonts w:ascii="Times New Roman" w:hAnsi="Times New Roman" w:cs="Times New Roman"/>
          <w:b/>
          <w:bCs/>
        </w:rPr>
        <w:t>Bookings</w:t>
      </w:r>
      <w:r w:rsidRPr="00A670AA">
        <w:rPr>
          <w:rFonts w:ascii="Times New Roman" w:hAnsi="Times New Roman" w:cs="Times New Roman"/>
        </w:rPr>
        <w:t>.</w:t>
      </w:r>
    </w:p>
    <w:p w14:paraId="1997CA4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F3721D6"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the setup with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integrating </w:t>
      </w:r>
      <w:r w:rsidRPr="00A670AA">
        <w:rPr>
          <w:rFonts w:ascii="Times New Roman" w:hAnsi="Times New Roman" w:cs="Times New Roman"/>
          <w:b/>
          <w:bCs/>
        </w:rPr>
        <w:t>Helmet</w:t>
      </w:r>
      <w:r w:rsidRPr="00A670AA">
        <w:rPr>
          <w:rFonts w:ascii="Times New Roman" w:hAnsi="Times New Roman" w:cs="Times New Roman"/>
        </w:rPr>
        <w:t xml:space="preserve"> for HTTP headers and </w:t>
      </w:r>
      <w:proofErr w:type="spellStart"/>
      <w:r w:rsidRPr="00A670AA">
        <w:rPr>
          <w:rFonts w:ascii="Times New Roman" w:hAnsi="Times New Roman" w:cs="Times New Roman"/>
          <w:b/>
          <w:bCs/>
        </w:rPr>
        <w:t>bcrypt</w:t>
      </w:r>
      <w:proofErr w:type="spellEnd"/>
      <w:r w:rsidRPr="00A670AA">
        <w:rPr>
          <w:rFonts w:ascii="Times New Roman" w:hAnsi="Times New Roman" w:cs="Times New Roman"/>
        </w:rPr>
        <w:t xml:space="preserve"> for password hashing. A docker-</w:t>
      </w:r>
      <w:proofErr w:type="spellStart"/>
      <w:r w:rsidRPr="00A670AA">
        <w:rPr>
          <w:rFonts w:ascii="Times New Roman" w:hAnsi="Times New Roman" w:cs="Times New Roman"/>
        </w:rPr>
        <w:t>compose.yml</w:t>
      </w:r>
      <w:proofErr w:type="spellEnd"/>
      <w:r w:rsidRPr="00A670AA">
        <w:rPr>
          <w:rFonts w:ascii="Times New Roman" w:hAnsi="Times New Roman" w:cs="Times New Roman"/>
        </w:rPr>
        <w:t xml:space="preserve"> was prepared for local testing, defining services for the backend and database. </w:t>
      </w:r>
      <w:r w:rsidRPr="00A670AA">
        <w:rPr>
          <w:rFonts w:ascii="Times New Roman" w:hAnsi="Times New Roman" w:cs="Times New Roman"/>
          <w:b/>
          <w:bCs/>
        </w:rPr>
        <w:t>Ishu</w:t>
      </w:r>
      <w:r w:rsidRPr="00A670AA">
        <w:rPr>
          <w:rFonts w:ascii="Times New Roman" w:hAnsi="Times New Roman" w:cs="Times New Roman"/>
        </w:rPr>
        <w:t xml:space="preserve"> initialized Git for version control, with branches for each module, ensuring collaboration across the team.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was added to ping </w:t>
      </w:r>
      <w:r w:rsidRPr="00A670AA">
        <w:rPr>
          <w:rFonts w:ascii="Times New Roman" w:hAnsi="Times New Roman" w:cs="Times New Roman"/>
          <w:b/>
          <w:bCs/>
        </w:rPr>
        <w:t>Render</w:t>
      </w:r>
      <w:r w:rsidRPr="00A670AA">
        <w:rPr>
          <w:rFonts w:ascii="Times New Roman" w:hAnsi="Times New Roman" w:cs="Times New Roman"/>
        </w:rPr>
        <w:t xml:space="preserve"> every 10 minutes, preventing sleep mode delays for </w:t>
      </w:r>
      <w:r w:rsidRPr="00A670AA">
        <w:rPr>
          <w:rFonts w:ascii="Times New Roman" w:hAnsi="Times New Roman" w:cs="Times New Roman"/>
          <w:b/>
          <w:bCs/>
        </w:rPr>
        <w:t>Socket.io</w:t>
      </w:r>
      <w:r w:rsidRPr="00A670AA">
        <w:rPr>
          <w:rFonts w:ascii="Times New Roman" w:hAnsi="Times New Roman" w:cs="Times New Roman"/>
        </w:rPr>
        <w:t>.</w:t>
      </w:r>
    </w:p>
    <w:p w14:paraId="311A031B" w14:textId="77777777" w:rsidR="00A670AA" w:rsidRPr="00A670AA" w:rsidRDefault="00A670AA" w:rsidP="00A670AA">
      <w:pPr>
        <w:spacing w:before="24" w:after="24" w:line="276" w:lineRule="auto"/>
        <w:ind w:firstLine="630"/>
        <w:jc w:val="both"/>
        <w:rPr>
          <w:rFonts w:ascii="Times New Roman" w:hAnsi="Times New Roman" w:cs="Times New Roman"/>
        </w:rPr>
      </w:pPr>
    </w:p>
    <w:p w14:paraId="4DF6001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setup laid a robust foundation for community event management, showcasing our technical expertise for our degree program. It enabled rapid development of features like </w:t>
      </w:r>
      <w:r w:rsidRPr="00A670AA">
        <w:rPr>
          <w:rFonts w:ascii="Times New Roman" w:hAnsi="Times New Roman" w:cs="Times New Roman"/>
          <w:b/>
          <w:bCs/>
        </w:rPr>
        <w:t>QR code check-ins</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 ready for implementation.</w:t>
      </w:r>
    </w:p>
    <w:p w14:paraId="716E7806"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35FF802E"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5E5443F"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4.2 Frontend Implementation</w:t>
      </w:r>
    </w:p>
    <w:p w14:paraId="6777EF10" w14:textId="77777777" w:rsidR="00A670AA" w:rsidRPr="00A670AA" w:rsidRDefault="00A670AA" w:rsidP="00A670AA">
      <w:pPr>
        <w:spacing w:before="24" w:after="24" w:line="276" w:lineRule="auto"/>
        <w:rPr>
          <w:rFonts w:ascii="Times New Roman" w:eastAsia="Calibri" w:hAnsi="Times New Roman" w:cs="Times New Roman"/>
        </w:rPr>
      </w:pPr>
    </w:p>
    <w:p w14:paraId="7F1B3245" w14:textId="77777777" w:rsidR="00A670AA" w:rsidRPr="00A670AA" w:rsidRDefault="00A670AA" w:rsidP="00A670AA">
      <w:pPr>
        <w:spacing w:before="24" w:after="24" w:line="276" w:lineRule="auto"/>
        <w:rPr>
          <w:rFonts w:ascii="Times New Roman" w:eastAsia="Calibri" w:hAnsi="Times New Roman" w:cs="Times New Roman"/>
        </w:rPr>
      </w:pPr>
    </w:p>
    <w:p w14:paraId="51646BC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frontend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implemented by </w:t>
      </w:r>
      <w:r w:rsidRPr="00A670AA">
        <w:rPr>
          <w:rFonts w:ascii="Times New Roman" w:hAnsi="Times New Roman" w:cs="Times New Roman"/>
          <w:b/>
          <w:bCs/>
        </w:rPr>
        <w:t>Mayank</w:t>
      </w:r>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was built using </w:t>
      </w:r>
      <w:r w:rsidRPr="00A670AA">
        <w:rPr>
          <w:rFonts w:ascii="Times New Roman" w:hAnsi="Times New Roman" w:cs="Times New Roman"/>
          <w:b/>
          <w:bCs/>
        </w:rPr>
        <w:t>React</w:t>
      </w:r>
      <w:r w:rsidRPr="00A670AA">
        <w:rPr>
          <w:rFonts w:ascii="Times New Roman" w:hAnsi="Times New Roman" w:cs="Times New Roman"/>
        </w:rPr>
        <w:t xml:space="preserv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to deliver a responsive, accessible UI. Organized in client/</w:t>
      </w:r>
      <w:proofErr w:type="spellStart"/>
      <w:r w:rsidRPr="00A670AA">
        <w:rPr>
          <w:rFonts w:ascii="Times New Roman" w:hAnsi="Times New Roman" w:cs="Times New Roman"/>
        </w:rPr>
        <w:t>src</w:t>
      </w:r>
      <w:proofErr w:type="spellEnd"/>
      <w:r w:rsidRPr="00A670AA">
        <w:rPr>
          <w:rFonts w:ascii="Times New Roman" w:hAnsi="Times New Roman" w:cs="Times New Roman"/>
        </w:rPr>
        <w:t xml:space="preserve">/, the codebase includes App.js for routing, components/ for reusable UI elements, and pages/ for views like the attendee homepage and organizer dashboard. </w:t>
      </w:r>
      <w:r w:rsidRPr="00A670AA">
        <w:rPr>
          <w:rFonts w:ascii="Times New Roman" w:hAnsi="Times New Roman" w:cs="Times New Roman"/>
          <w:b/>
          <w:bCs/>
        </w:rPr>
        <w:t>CSS Grid</w:t>
      </w:r>
      <w:r w:rsidRPr="00A670AA">
        <w:rPr>
          <w:rFonts w:ascii="Times New Roman" w:hAnsi="Times New Roman" w:cs="Times New Roman"/>
        </w:rPr>
        <w:t xml:space="preserve"> and </w:t>
      </w:r>
      <w:r w:rsidRPr="00A670AA">
        <w:rPr>
          <w:rFonts w:ascii="Times New Roman" w:hAnsi="Times New Roman" w:cs="Times New Roman"/>
          <w:b/>
          <w:bCs/>
        </w:rPr>
        <w:t>Flexbox</w:t>
      </w:r>
      <w:r w:rsidRPr="00A670AA">
        <w:rPr>
          <w:rFonts w:ascii="Times New Roman" w:hAnsi="Times New Roman" w:cs="Times New Roman"/>
        </w:rPr>
        <w:t xml:space="preserve"> ensure layouts adapt from 320px to 1200px, achieving 90+ Lighthouse scores for performance and SEO.</w:t>
      </w:r>
    </w:p>
    <w:p w14:paraId="14870AD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BB8466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used </w:t>
      </w:r>
      <w:r w:rsidRPr="00A670AA">
        <w:rPr>
          <w:rFonts w:ascii="Times New Roman" w:hAnsi="Times New Roman" w:cs="Times New Roman"/>
          <w:b/>
          <w:bCs/>
        </w:rPr>
        <w:t>React Router</w:t>
      </w:r>
      <w:r w:rsidRPr="00A670AA">
        <w:rPr>
          <w:rFonts w:ascii="Times New Roman" w:hAnsi="Times New Roman" w:cs="Times New Roman"/>
        </w:rPr>
        <w:t xml:space="preserve"> to navigate between views, with </w:t>
      </w:r>
      <w:r w:rsidRPr="00A670AA">
        <w:rPr>
          <w:rFonts w:ascii="Times New Roman" w:hAnsi="Times New Roman" w:cs="Times New Roman"/>
          <w:b/>
          <w:bCs/>
        </w:rPr>
        <w:t>React Context</w:t>
      </w:r>
      <w:r w:rsidRPr="00A670AA">
        <w:rPr>
          <w:rFonts w:ascii="Times New Roman" w:hAnsi="Times New Roman" w:cs="Times New Roman"/>
        </w:rPr>
        <w:t xml:space="preserve"> managing state for user roles and event data. The attendee homepage displays event cards fetched via /events, while the organizer dashboard shows booking tables updated by </w:t>
      </w:r>
      <w:r w:rsidRPr="00A670AA">
        <w:rPr>
          <w:rFonts w:ascii="Times New Roman" w:hAnsi="Times New Roman" w:cs="Times New Roman"/>
          <w:b/>
          <w:bCs/>
        </w:rPr>
        <w:t>Socket.io</w:t>
      </w:r>
      <w:r w:rsidRPr="00A670AA">
        <w:rPr>
          <w:rFonts w:ascii="Times New Roman" w:hAnsi="Times New Roman" w:cs="Times New Roman"/>
        </w:rPr>
        <w:t xml:space="preserve"> in under 500ms. A </w:t>
      </w:r>
      <w:r w:rsidRPr="00A670AA">
        <w:rPr>
          <w:rFonts w:ascii="Times New Roman" w:hAnsi="Times New Roman" w:cs="Times New Roman"/>
          <w:b/>
          <w:bCs/>
        </w:rPr>
        <w:t>QR code</w:t>
      </w:r>
      <w:r w:rsidRPr="00A670AA">
        <w:rPr>
          <w:rFonts w:ascii="Times New Roman" w:hAnsi="Times New Roman" w:cs="Times New Roman"/>
        </w:rPr>
        <w:t xml:space="preserve"> modal, integrated with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emails, uses </w:t>
      </w:r>
      <w:proofErr w:type="spellStart"/>
      <w:r w:rsidRPr="00A670AA">
        <w:rPr>
          <w:rFonts w:ascii="Times New Roman" w:hAnsi="Times New Roman" w:cs="Times New Roman"/>
          <w:b/>
          <w:bCs/>
        </w:rPr>
        <w:t>jsQR</w:t>
      </w:r>
      <w:proofErr w:type="spellEnd"/>
      <w:r w:rsidRPr="00A670AA">
        <w:rPr>
          <w:rFonts w:ascii="Times New Roman" w:hAnsi="Times New Roman" w:cs="Times New Roman"/>
        </w:rPr>
        <w:t xml:space="preserve"> for scanning, cached by </w:t>
      </w:r>
      <w:r w:rsidRPr="00A670AA">
        <w:rPr>
          <w:rFonts w:ascii="Times New Roman" w:hAnsi="Times New Roman" w:cs="Times New Roman"/>
          <w:b/>
          <w:bCs/>
        </w:rPr>
        <w:t>Workbox</w:t>
      </w:r>
      <w:r w:rsidRPr="00A670AA">
        <w:rPr>
          <w:rFonts w:ascii="Times New Roman" w:hAnsi="Times New Roman" w:cs="Times New Roman"/>
        </w:rPr>
        <w:t xml:space="preserve"> for offline access in the </w:t>
      </w:r>
      <w:r w:rsidRPr="00A670AA">
        <w:rPr>
          <w:rFonts w:ascii="Times New Roman" w:hAnsi="Times New Roman" w:cs="Times New Roman"/>
          <w:b/>
          <w:bCs/>
        </w:rPr>
        <w:t>Progressive Web App (PWA)</w:t>
      </w:r>
      <w:r w:rsidRPr="00A670AA">
        <w:rPr>
          <w:rFonts w:ascii="Times New Roman" w:hAnsi="Times New Roman" w:cs="Times New Roman"/>
        </w:rPr>
        <w:t>. Lazy-loaded components reduce load times to 1.5 seconds.</w:t>
      </w:r>
    </w:p>
    <w:p w14:paraId="0772BFC2"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8332820"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tokens restrict UI access, hiding admin features from attendees, validated client-side with </w:t>
      </w:r>
      <w:r w:rsidRPr="00A670AA">
        <w:rPr>
          <w:rFonts w:ascii="Times New Roman" w:hAnsi="Times New Roman" w:cs="Times New Roman"/>
          <w:b/>
          <w:bCs/>
        </w:rPr>
        <w:t>React Context</w:t>
      </w:r>
      <w:r w:rsidRPr="00A670AA">
        <w:rPr>
          <w:rFonts w:ascii="Times New Roman" w:hAnsi="Times New Roman" w:cs="Times New Roman"/>
        </w:rPr>
        <w:t xml:space="preserve">. </w:t>
      </w:r>
      <w:r w:rsidRPr="00A670AA">
        <w:rPr>
          <w:rFonts w:ascii="Times New Roman" w:hAnsi="Times New Roman" w:cs="Times New Roman"/>
          <w:b/>
          <w:bCs/>
        </w:rPr>
        <w:t>Mayank</w:t>
      </w:r>
      <w:r w:rsidRPr="00A670AA">
        <w:rPr>
          <w:rFonts w:ascii="Times New Roman" w:hAnsi="Times New Roman" w:cs="Times New Roman"/>
        </w:rPr>
        <w:t xml:space="preserve"> added ARIA labels for accessibility and minified assets to fit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bandwidth limits. The frontend integrates </w:t>
      </w:r>
      <w:r w:rsidRPr="00A670AA">
        <w:rPr>
          <w:rFonts w:ascii="Times New Roman" w:hAnsi="Times New Roman" w:cs="Times New Roman"/>
          <w:b/>
          <w:bCs/>
        </w:rPr>
        <w:t>TensorFlow.js</w:t>
      </w:r>
      <w:r w:rsidRPr="00A670AA">
        <w:rPr>
          <w:rFonts w:ascii="Times New Roman" w:hAnsi="Times New Roman" w:cs="Times New Roman"/>
        </w:rPr>
        <w:t xml:space="preserve"> recommendations in a carousel and </w:t>
      </w:r>
      <w:r w:rsidRPr="00A670AA">
        <w:rPr>
          <w:rFonts w:ascii="Times New Roman" w:hAnsi="Times New Roman" w:cs="Times New Roman"/>
          <w:b/>
          <w:bCs/>
        </w:rPr>
        <w:t>Brain.js</w:t>
      </w:r>
      <w:r w:rsidRPr="00A670AA">
        <w:rPr>
          <w:rFonts w:ascii="Times New Roman" w:hAnsi="Times New Roman" w:cs="Times New Roman"/>
        </w:rPr>
        <w:t xml:space="preserve"> chatbot responses in a chat window, enhancing user engagement.</w:t>
      </w:r>
    </w:p>
    <w:p w14:paraId="3D974BBC" w14:textId="77777777" w:rsidR="00A670AA" w:rsidRPr="00A670AA" w:rsidRDefault="00A670AA" w:rsidP="00A670AA">
      <w:pPr>
        <w:spacing w:before="24" w:after="24" w:line="276" w:lineRule="auto"/>
        <w:ind w:firstLine="630"/>
        <w:jc w:val="both"/>
        <w:rPr>
          <w:rFonts w:ascii="Times New Roman" w:hAnsi="Times New Roman" w:cs="Times New Roman"/>
        </w:rPr>
      </w:pPr>
    </w:p>
    <w:p w14:paraId="70414BA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implementation delivers a seamless experience for community events, reflecting our technical expertise for our degree program. The frontend is modular, supporting future enhancements like dynamic filters.</w:t>
      </w:r>
    </w:p>
    <w:p w14:paraId="14003623"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6729A8EA"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4420ECC"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4.3 Backend Implementation</w:t>
      </w:r>
    </w:p>
    <w:p w14:paraId="353E7044" w14:textId="77777777" w:rsidR="00A670AA" w:rsidRPr="00A670AA" w:rsidRDefault="00A670AA" w:rsidP="00A670AA">
      <w:pPr>
        <w:spacing w:before="24" w:after="24" w:line="276" w:lineRule="auto"/>
        <w:rPr>
          <w:rFonts w:ascii="Times New Roman" w:eastAsia="Calibri" w:hAnsi="Times New Roman" w:cs="Times New Roman"/>
        </w:rPr>
      </w:pPr>
    </w:p>
    <w:p w14:paraId="3765B779" w14:textId="77777777" w:rsidR="00A670AA" w:rsidRPr="00A670AA" w:rsidRDefault="00A670AA" w:rsidP="00A670AA">
      <w:pPr>
        <w:spacing w:before="24" w:after="24" w:line="276" w:lineRule="auto"/>
        <w:rPr>
          <w:rFonts w:ascii="Times New Roman" w:eastAsia="Calibri" w:hAnsi="Times New Roman" w:cs="Times New Roman"/>
        </w:rPr>
      </w:pPr>
    </w:p>
    <w:p w14:paraId="543C5D7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backend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by </w:t>
      </w:r>
      <w:r w:rsidRPr="00A670AA">
        <w:rPr>
          <w:rFonts w:ascii="Times New Roman" w:hAnsi="Times New Roman" w:cs="Times New Roman"/>
          <w:b/>
          <w:bCs/>
        </w:rPr>
        <w:t>Ishu</w:t>
      </w:r>
      <w:r w:rsidRPr="00A670AA">
        <w:rPr>
          <w:rFonts w:ascii="Times New Roman" w:hAnsi="Times New Roman" w:cs="Times New Roman"/>
        </w:rPr>
        <w:t xml:space="preserve"> in 2.5 months, uses </w:t>
      </w:r>
      <w:r w:rsidRPr="00A670AA">
        <w:rPr>
          <w:rFonts w:ascii="Times New Roman" w:hAnsi="Times New Roman" w:cs="Times New Roman"/>
          <w:b/>
          <w:bCs/>
        </w:rPr>
        <w:t>Node.js</w:t>
      </w:r>
      <w:r w:rsidRPr="00A670AA">
        <w:rPr>
          <w:rFonts w:ascii="Times New Roman" w:hAnsi="Times New Roman" w:cs="Times New Roman"/>
        </w:rPr>
        <w:t xml:space="preserve"> and </w:t>
      </w:r>
      <w:r w:rsidRPr="00A670AA">
        <w:rPr>
          <w:rFonts w:ascii="Times New Roman" w:hAnsi="Times New Roman" w:cs="Times New Roman"/>
          <w:b/>
          <w:bCs/>
        </w:rPr>
        <w:t>Express.js</w:t>
      </w:r>
      <w:r w:rsidRPr="00A670AA">
        <w:rPr>
          <w:rFonts w:ascii="Times New Roman" w:hAnsi="Times New Roman" w:cs="Times New Roman"/>
        </w:rPr>
        <w:t xml:space="preserve"> on </w:t>
      </w:r>
      <w:r w:rsidRPr="00A670AA">
        <w:rPr>
          <w:rFonts w:ascii="Times New Roman" w:hAnsi="Times New Roman" w:cs="Times New Roman"/>
          <w:b/>
          <w:bCs/>
        </w:rPr>
        <w:t>Render</w:t>
      </w:r>
      <w:r w:rsidRPr="00A670AA">
        <w:rPr>
          <w:rFonts w:ascii="Times New Roman" w:hAnsi="Times New Roman" w:cs="Times New Roman"/>
        </w:rPr>
        <w:t xml:space="preserve">, structured in server/ with routes/, controllers/, and models/ for modularity. </w:t>
      </w:r>
      <w:r w:rsidRPr="00A670AA">
        <w:rPr>
          <w:rFonts w:ascii="Times New Roman" w:hAnsi="Times New Roman" w:cs="Times New Roman"/>
          <w:b/>
          <w:bCs/>
        </w:rPr>
        <w:t>Ishu</w:t>
      </w:r>
      <w:r w:rsidRPr="00A670AA">
        <w:rPr>
          <w:rFonts w:ascii="Times New Roman" w:hAnsi="Times New Roman" w:cs="Times New Roman"/>
        </w:rPr>
        <w:t xml:space="preserve"> implemented REST APIs like /events/create and /bookings, secured by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middleware, with responses in under 200ms. </w:t>
      </w:r>
      <w:r w:rsidRPr="00A670AA">
        <w:rPr>
          <w:rFonts w:ascii="Times New Roman" w:hAnsi="Times New Roman" w:cs="Times New Roman"/>
          <w:b/>
          <w:bCs/>
        </w:rPr>
        <w:t>Socket.io</w:t>
      </w:r>
      <w:r w:rsidRPr="00A670AA">
        <w:rPr>
          <w:rFonts w:ascii="Times New Roman" w:hAnsi="Times New Roman" w:cs="Times New Roman"/>
        </w:rPr>
        <w:t xml:space="preserve"> broadcasts </w:t>
      </w:r>
      <w:proofErr w:type="spellStart"/>
      <w:r w:rsidRPr="00A670AA">
        <w:rPr>
          <w:rFonts w:ascii="Times New Roman" w:hAnsi="Times New Roman" w:cs="Times New Roman"/>
        </w:rPr>
        <w:t>ticketUpdate</w:t>
      </w:r>
      <w:proofErr w:type="spellEnd"/>
      <w:r w:rsidRPr="00A670AA">
        <w:rPr>
          <w:rFonts w:ascii="Times New Roman" w:hAnsi="Times New Roman" w:cs="Times New Roman"/>
        </w:rPr>
        <w:t xml:space="preserve"> events for real-time dashboard refreshes, using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to avoid </w:t>
      </w:r>
      <w:r w:rsidRPr="00A670AA">
        <w:rPr>
          <w:rFonts w:ascii="Times New Roman" w:hAnsi="Times New Roman" w:cs="Times New Roman"/>
          <w:b/>
          <w:bCs/>
        </w:rPr>
        <w:t>Render’s</w:t>
      </w:r>
      <w:r w:rsidRPr="00A670AA">
        <w:rPr>
          <w:rFonts w:ascii="Times New Roman" w:hAnsi="Times New Roman" w:cs="Times New Roman"/>
        </w:rPr>
        <w:t xml:space="preserve"> sleep mode.</w:t>
      </w:r>
    </w:p>
    <w:p w14:paraId="2ADAAD7F"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23EA001"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sends </w:t>
      </w:r>
      <w:r w:rsidRPr="00A670AA">
        <w:rPr>
          <w:rFonts w:ascii="Times New Roman" w:hAnsi="Times New Roman" w:cs="Times New Roman"/>
          <w:b/>
          <w:bCs/>
        </w:rPr>
        <w:t>QR code</w:t>
      </w:r>
      <w:r w:rsidRPr="00A670AA">
        <w:rPr>
          <w:rFonts w:ascii="Times New Roman" w:hAnsi="Times New Roman" w:cs="Times New Roman"/>
        </w:rPr>
        <w:t xml:space="preserve"> emails, triggered by /bookings, while </w:t>
      </w:r>
      <w:proofErr w:type="spellStart"/>
      <w:r w:rsidRPr="00A670AA">
        <w:rPr>
          <w:rFonts w:ascii="Times New Roman" w:hAnsi="Times New Roman" w:cs="Times New Roman"/>
          <w:b/>
          <w:bCs/>
        </w:rPr>
        <w:t>qrcode</w:t>
      </w:r>
      <w:proofErr w:type="spellEnd"/>
      <w:r w:rsidRPr="00A670AA">
        <w:rPr>
          <w:rFonts w:ascii="Times New Roman" w:hAnsi="Times New Roman" w:cs="Times New Roman"/>
        </w:rPr>
        <w:t xml:space="preserve"> generates base64 strings stored in </w:t>
      </w:r>
      <w:r w:rsidRPr="00A670AA">
        <w:rPr>
          <w:rFonts w:ascii="Times New Roman" w:hAnsi="Times New Roman" w:cs="Times New Roman"/>
          <w:b/>
          <w:bCs/>
        </w:rPr>
        <w:t>MongoDB Atlas</w:t>
      </w:r>
      <w:r w:rsidRPr="00A670AA">
        <w:rPr>
          <w:rFonts w:ascii="Times New Roman" w:hAnsi="Times New Roman" w:cs="Times New Roman"/>
        </w:rPr>
        <w:t xml:space="preserve">. </w:t>
      </w:r>
      <w:r w:rsidRPr="00A670AA">
        <w:rPr>
          <w:rFonts w:ascii="Times New Roman" w:hAnsi="Times New Roman" w:cs="Times New Roman"/>
          <w:b/>
          <w:bCs/>
        </w:rPr>
        <w:t>Ishu</w:t>
      </w:r>
      <w:r w:rsidRPr="00A670AA">
        <w:rPr>
          <w:rFonts w:ascii="Times New Roman" w:hAnsi="Times New Roman" w:cs="Times New Roman"/>
        </w:rPr>
        <w:t xml:space="preserve"> integrated </w:t>
      </w:r>
      <w:r w:rsidRPr="00A670AA">
        <w:rPr>
          <w:rFonts w:ascii="Times New Roman" w:hAnsi="Times New Roman" w:cs="Times New Roman"/>
          <w:b/>
          <w:bCs/>
        </w:rPr>
        <w:t>TensorFlow.js</w:t>
      </w:r>
      <w:r w:rsidRPr="00A670AA">
        <w:rPr>
          <w:rFonts w:ascii="Times New Roman" w:hAnsi="Times New Roman" w:cs="Times New Roman"/>
        </w:rPr>
        <w:t xml:space="preserve"> for event recommendations and </w:t>
      </w:r>
      <w:r w:rsidRPr="00A670AA">
        <w:rPr>
          <w:rFonts w:ascii="Times New Roman" w:hAnsi="Times New Roman" w:cs="Times New Roman"/>
          <w:b/>
          <w:bCs/>
        </w:rPr>
        <w:t>Brain.js</w:t>
      </w:r>
      <w:r w:rsidRPr="00A670AA">
        <w:rPr>
          <w:rFonts w:ascii="Times New Roman" w:hAnsi="Times New Roman" w:cs="Times New Roman"/>
        </w:rPr>
        <w:t xml:space="preserve"> for the chatbot, processing requests on the server to fit </w:t>
      </w:r>
      <w:r w:rsidRPr="00A670AA">
        <w:rPr>
          <w:rFonts w:ascii="Times New Roman" w:hAnsi="Times New Roman" w:cs="Times New Roman"/>
          <w:b/>
          <w:bCs/>
        </w:rPr>
        <w:t>Render’s</w:t>
      </w:r>
      <w:r w:rsidRPr="00A670AA">
        <w:rPr>
          <w:rFonts w:ascii="Times New Roman" w:hAnsi="Times New Roman" w:cs="Times New Roman"/>
        </w:rPr>
        <w:t xml:space="preserve"> 512 MB RAM. Error handling logs issues to logs/, and </w:t>
      </w:r>
      <w:r w:rsidRPr="00A670AA">
        <w:rPr>
          <w:rFonts w:ascii="Times New Roman" w:hAnsi="Times New Roman" w:cs="Times New Roman"/>
          <w:b/>
          <w:bCs/>
        </w:rPr>
        <w:t>Helmet</w:t>
      </w:r>
      <w:r w:rsidRPr="00A670AA">
        <w:rPr>
          <w:rFonts w:ascii="Times New Roman" w:hAnsi="Times New Roman" w:cs="Times New Roman"/>
        </w:rPr>
        <w:t xml:space="preserve"> mitigates XSS attacks, enhancing security.</w:t>
      </w:r>
    </w:p>
    <w:p w14:paraId="578D090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8A1048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Mongoose</w:t>
      </w:r>
      <w:r w:rsidRPr="00A670AA">
        <w:rPr>
          <w:rFonts w:ascii="Times New Roman" w:hAnsi="Times New Roman" w:cs="Times New Roman"/>
        </w:rPr>
        <w:t xml:space="preserve"> models connect APIs to the database, with lean queries optimized for 512 MB storage. </w:t>
      </w:r>
      <w:r w:rsidRPr="00A670AA">
        <w:rPr>
          <w:rFonts w:ascii="Times New Roman" w:hAnsi="Times New Roman" w:cs="Times New Roman"/>
          <w:b/>
          <w:bCs/>
        </w:rPr>
        <w:t>Ishu</w:t>
      </w:r>
      <w:r w:rsidRPr="00A670AA">
        <w:rPr>
          <w:rFonts w:ascii="Times New Roman" w:hAnsi="Times New Roman" w:cs="Times New Roman"/>
        </w:rPr>
        <w:t xml:space="preserve"> added rate-limiting to prevent abuse, capping requests at 100 per minute. The backend supports 1000 users, with middleware keeping memory usage low.</w:t>
      </w:r>
    </w:p>
    <w:p w14:paraId="3437697D" w14:textId="77777777" w:rsidR="00A670AA" w:rsidRPr="00A670AA" w:rsidRDefault="00A670AA" w:rsidP="00A670AA">
      <w:pPr>
        <w:spacing w:before="24" w:after="24" w:line="276" w:lineRule="auto"/>
        <w:ind w:firstLine="630"/>
        <w:jc w:val="both"/>
        <w:rPr>
          <w:rFonts w:ascii="Times New Roman" w:hAnsi="Times New Roman" w:cs="Times New Roman"/>
        </w:rPr>
      </w:pPr>
    </w:p>
    <w:p w14:paraId="7DBD7D98" w14:textId="7E52A825" w:rsidR="00A670AA" w:rsidRPr="00A670AA" w:rsidRDefault="00A670AA" w:rsidP="00500F03">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backend implementation ensures reliable event management, showcasing our technical expertise for our degree program. It’s scalable and ready for features like analytics.</w:t>
      </w:r>
      <w:r w:rsidRPr="00A670AA">
        <w:rPr>
          <w:rFonts w:ascii="Times New Roman" w:eastAsia="Calibri" w:hAnsi="Times New Roman" w:cs="Times New Roman"/>
          <w:kern w:val="0"/>
          <w14:ligatures w14:val="none"/>
        </w:rPr>
        <w:br w:type="page"/>
      </w:r>
    </w:p>
    <w:p w14:paraId="6988246E"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4.4 Database Setup</w:t>
      </w:r>
    </w:p>
    <w:p w14:paraId="26EA85AD" w14:textId="77777777" w:rsidR="00A670AA" w:rsidRPr="00A670AA" w:rsidRDefault="00A670AA" w:rsidP="00A670AA">
      <w:pPr>
        <w:spacing w:before="24" w:after="24" w:line="276" w:lineRule="auto"/>
        <w:rPr>
          <w:rFonts w:ascii="Times New Roman" w:eastAsia="Calibri" w:hAnsi="Times New Roman" w:cs="Times New Roman"/>
        </w:rPr>
      </w:pPr>
    </w:p>
    <w:p w14:paraId="0E16FF0A" w14:textId="77777777" w:rsidR="00A670AA" w:rsidRPr="00A670AA" w:rsidRDefault="00A670AA" w:rsidP="00A670AA">
      <w:pPr>
        <w:spacing w:before="24" w:after="24" w:line="276" w:lineRule="auto"/>
        <w:rPr>
          <w:rFonts w:ascii="Times New Roman" w:eastAsia="Calibri" w:hAnsi="Times New Roman" w:cs="Times New Roman"/>
        </w:rPr>
      </w:pPr>
    </w:p>
    <w:p w14:paraId="2342D72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database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set up by </w:t>
      </w:r>
      <w:r w:rsidRPr="00A670AA">
        <w:rPr>
          <w:rFonts w:ascii="Times New Roman" w:hAnsi="Times New Roman" w:cs="Times New Roman"/>
          <w:b/>
          <w:bCs/>
        </w:rPr>
        <w:t>Kishan</w:t>
      </w:r>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uses </w:t>
      </w:r>
      <w:r w:rsidRPr="00A670AA">
        <w:rPr>
          <w:rFonts w:ascii="Times New Roman" w:hAnsi="Times New Roman" w:cs="Times New Roman"/>
          <w:b/>
          <w:bCs/>
        </w:rPr>
        <w:t>MongoDB Atlas</w:t>
      </w:r>
      <w:r w:rsidRPr="00A670AA">
        <w:rPr>
          <w:rFonts w:ascii="Times New Roman" w:hAnsi="Times New Roman" w:cs="Times New Roman"/>
        </w:rPr>
        <w:t xml:space="preserve"> with a 512 MB free-tier cluster to store </w:t>
      </w:r>
      <w:r w:rsidRPr="00A670AA">
        <w:rPr>
          <w:rFonts w:ascii="Times New Roman" w:hAnsi="Times New Roman" w:cs="Times New Roman"/>
          <w:b/>
          <w:bCs/>
        </w:rPr>
        <w:t>Users</w:t>
      </w:r>
      <w:r w:rsidRPr="00A670AA">
        <w:rPr>
          <w:rFonts w:ascii="Times New Roman" w:hAnsi="Times New Roman" w:cs="Times New Roman"/>
        </w:rPr>
        <w:t xml:space="preserve">, </w:t>
      </w:r>
      <w:r w:rsidRPr="00A670AA">
        <w:rPr>
          <w:rFonts w:ascii="Times New Roman" w:hAnsi="Times New Roman" w:cs="Times New Roman"/>
          <w:b/>
          <w:bCs/>
        </w:rPr>
        <w:t>Events</w:t>
      </w:r>
      <w:r w:rsidRPr="00A670AA">
        <w:rPr>
          <w:rFonts w:ascii="Times New Roman" w:hAnsi="Times New Roman" w:cs="Times New Roman"/>
        </w:rPr>
        <w:t xml:space="preserve">, and </w:t>
      </w:r>
      <w:r w:rsidRPr="00A670AA">
        <w:rPr>
          <w:rFonts w:ascii="Times New Roman" w:hAnsi="Times New Roman" w:cs="Times New Roman"/>
          <w:b/>
          <w:bCs/>
        </w:rPr>
        <w:t>Bookings</w:t>
      </w:r>
      <w:r w:rsidRPr="00A670AA">
        <w:rPr>
          <w:rFonts w:ascii="Times New Roman" w:hAnsi="Times New Roman" w:cs="Times New Roman"/>
        </w:rPr>
        <w:t xml:space="preserve"> collections. </w:t>
      </w:r>
      <w:r w:rsidRPr="00A670AA">
        <w:rPr>
          <w:rFonts w:ascii="Times New Roman" w:hAnsi="Times New Roman" w:cs="Times New Roman"/>
          <w:b/>
          <w:bCs/>
        </w:rPr>
        <w:t>Kishan</w:t>
      </w:r>
      <w:r w:rsidRPr="00A670AA">
        <w:rPr>
          <w:rFonts w:ascii="Times New Roman" w:hAnsi="Times New Roman" w:cs="Times New Roman"/>
        </w:rPr>
        <w:t xml:space="preserve"> defined </w:t>
      </w:r>
      <w:r w:rsidRPr="00A670AA">
        <w:rPr>
          <w:rFonts w:ascii="Times New Roman" w:hAnsi="Times New Roman" w:cs="Times New Roman"/>
          <w:b/>
          <w:bCs/>
        </w:rPr>
        <w:t>Mongoose</w:t>
      </w:r>
      <w:r w:rsidRPr="00A670AA">
        <w:rPr>
          <w:rFonts w:ascii="Times New Roman" w:hAnsi="Times New Roman" w:cs="Times New Roman"/>
        </w:rPr>
        <w:t xml:space="preserve"> schemas in server/models/, with fields like email, role, and password (hashed) for Users; title, date, and </w:t>
      </w:r>
      <w:proofErr w:type="spellStart"/>
      <w:r w:rsidRPr="00A670AA">
        <w:rPr>
          <w:rFonts w:ascii="Times New Roman" w:hAnsi="Times New Roman" w:cs="Times New Roman"/>
        </w:rPr>
        <w:t>organizerId</w:t>
      </w:r>
      <w:proofErr w:type="spellEnd"/>
      <w:r w:rsidRPr="00A670AA">
        <w:rPr>
          <w:rFonts w:ascii="Times New Roman" w:hAnsi="Times New Roman" w:cs="Times New Roman"/>
        </w:rPr>
        <w:t xml:space="preserve"> for Events; and </w:t>
      </w:r>
      <w:proofErr w:type="spellStart"/>
      <w:r w:rsidRPr="00A670AA">
        <w:rPr>
          <w:rFonts w:ascii="Times New Roman" w:hAnsi="Times New Roman" w:cs="Times New Roman"/>
        </w:rPr>
        <w:t>userId</w:t>
      </w:r>
      <w:proofErr w:type="spellEnd"/>
      <w:r w:rsidRPr="00A670AA">
        <w:rPr>
          <w:rFonts w:ascii="Times New Roman" w:hAnsi="Times New Roman" w:cs="Times New Roman"/>
        </w:rPr>
        <w:t xml:space="preserve">,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rPr>
        <w:t>qrCode</w:t>
      </w:r>
      <w:proofErr w:type="spellEnd"/>
      <w:r w:rsidRPr="00A670AA">
        <w:rPr>
          <w:rFonts w:ascii="Times New Roman" w:hAnsi="Times New Roman" w:cs="Times New Roman"/>
        </w:rPr>
        <w:t xml:space="preserve"> for Bookings. Indexes on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w:t>
      </w:r>
      <w:proofErr w:type="spellStart"/>
      <w:r w:rsidRPr="00A670AA">
        <w:rPr>
          <w:rFonts w:ascii="Times New Roman" w:hAnsi="Times New Roman" w:cs="Times New Roman"/>
        </w:rPr>
        <w:t>userId</w:t>
      </w:r>
      <w:proofErr w:type="spellEnd"/>
      <w:r w:rsidRPr="00A670AA">
        <w:rPr>
          <w:rFonts w:ascii="Times New Roman" w:hAnsi="Times New Roman" w:cs="Times New Roman"/>
        </w:rPr>
        <w:t>, and email ensure queries under 100ms.</w:t>
      </w:r>
    </w:p>
    <w:p w14:paraId="56450008" w14:textId="77777777" w:rsidR="00A670AA" w:rsidRPr="00A670AA" w:rsidRDefault="00A670AA" w:rsidP="00A670AA">
      <w:pPr>
        <w:spacing w:before="24" w:after="24" w:line="276" w:lineRule="auto"/>
        <w:rPr>
          <w:rFonts w:ascii="Times New Roman" w:eastAsia="Calibri" w:hAnsi="Times New Roman" w:cs="Times New Roman"/>
          <w:b/>
          <w:bCs/>
        </w:rPr>
      </w:pPr>
    </w:p>
    <w:p w14:paraId="301F1F5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w:t>
      </w:r>
      <w:r w:rsidRPr="00A670AA">
        <w:rPr>
          <w:rFonts w:ascii="Times New Roman" w:hAnsi="Times New Roman" w:cs="Times New Roman"/>
        </w:rPr>
        <w:t xml:space="preserve"> configured the cluster with </w:t>
      </w:r>
      <w:r w:rsidRPr="00A670AA">
        <w:rPr>
          <w:rFonts w:ascii="Times New Roman" w:hAnsi="Times New Roman" w:cs="Times New Roman"/>
          <w:b/>
          <w:bCs/>
        </w:rPr>
        <w:t>MongoDB Compass</w:t>
      </w:r>
      <w:r w:rsidRPr="00A670AA">
        <w:rPr>
          <w:rFonts w:ascii="Times New Roman" w:hAnsi="Times New Roman" w:cs="Times New Roman"/>
        </w:rPr>
        <w:t xml:space="preserve">, seeding initial data for 100 events and 500 bookings to simulate 1000 users. The </w:t>
      </w:r>
      <w:r w:rsidRPr="00A670AA">
        <w:rPr>
          <w:rFonts w:ascii="Times New Roman" w:hAnsi="Times New Roman" w:cs="Times New Roman"/>
          <w:b/>
          <w:bCs/>
        </w:rPr>
        <w:t>Bookings</w:t>
      </w:r>
      <w:r w:rsidRPr="00A670AA">
        <w:rPr>
          <w:rFonts w:ascii="Times New Roman" w:hAnsi="Times New Roman" w:cs="Times New Roman"/>
        </w:rPr>
        <w:t xml:space="preserve"> collection stores </w:t>
      </w:r>
      <w:r w:rsidRPr="00A670AA">
        <w:rPr>
          <w:rFonts w:ascii="Times New Roman" w:hAnsi="Times New Roman" w:cs="Times New Roman"/>
          <w:b/>
          <w:bCs/>
        </w:rPr>
        <w:t>QR codes</w:t>
      </w:r>
      <w:r w:rsidRPr="00A670AA">
        <w:rPr>
          <w:rFonts w:ascii="Times New Roman" w:hAnsi="Times New Roman" w:cs="Times New Roman"/>
        </w:rPr>
        <w:t xml:space="preserve"> as base64 strings, averaging 1 KB, optimized to fit 5000 records within 512 MB.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authentication relies on the Users schema, validating roles in under 50ms. </w:t>
      </w:r>
      <w:r w:rsidRPr="00A670AA">
        <w:rPr>
          <w:rFonts w:ascii="Times New Roman" w:hAnsi="Times New Roman" w:cs="Times New Roman"/>
          <w:b/>
          <w:bCs/>
        </w:rPr>
        <w:t>Ishu’s</w:t>
      </w:r>
      <w:r w:rsidRPr="00A670AA">
        <w:rPr>
          <w:rFonts w:ascii="Times New Roman" w:hAnsi="Times New Roman" w:cs="Times New Roman"/>
        </w:rPr>
        <w:t xml:space="preserve"> APIs connect to the database via </w:t>
      </w:r>
      <w:r w:rsidRPr="00A670AA">
        <w:rPr>
          <w:rFonts w:ascii="Times New Roman" w:hAnsi="Times New Roman" w:cs="Times New Roman"/>
          <w:b/>
          <w:bCs/>
        </w:rPr>
        <w:t>Mongoose</w:t>
      </w:r>
      <w:r w:rsidRPr="00A670AA">
        <w:rPr>
          <w:rFonts w:ascii="Times New Roman" w:hAnsi="Times New Roman" w:cs="Times New Roman"/>
        </w:rPr>
        <w:t>, using lean queries to minimize memory usage.</w:t>
      </w:r>
    </w:p>
    <w:p w14:paraId="3501ACFD" w14:textId="77777777" w:rsidR="00A670AA" w:rsidRPr="00A670AA" w:rsidRDefault="00A670AA" w:rsidP="00A670AA">
      <w:pPr>
        <w:spacing w:before="24" w:after="24" w:line="276" w:lineRule="auto"/>
        <w:rPr>
          <w:rFonts w:ascii="Times New Roman" w:eastAsia="Calibri" w:hAnsi="Times New Roman" w:cs="Times New Roman"/>
        </w:rPr>
      </w:pPr>
    </w:p>
    <w:p w14:paraId="1C5626B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To manage storage, </w:t>
      </w:r>
      <w:r w:rsidRPr="00A670AA">
        <w:rPr>
          <w:rFonts w:ascii="Times New Roman" w:hAnsi="Times New Roman" w:cs="Times New Roman"/>
          <w:b/>
          <w:bCs/>
        </w:rPr>
        <w:t>Kishan</w:t>
      </w:r>
      <w:r w:rsidRPr="00A670AA">
        <w:rPr>
          <w:rFonts w:ascii="Times New Roman" w:hAnsi="Times New Roman" w:cs="Times New Roman"/>
        </w:rPr>
        <w:t xml:space="preserve"> avoided redundant fields and used TTL indexes on </w:t>
      </w:r>
      <w:proofErr w:type="spellStart"/>
      <w:r w:rsidRPr="00A670AA">
        <w:rPr>
          <w:rFonts w:ascii="Times New Roman" w:hAnsi="Times New Roman" w:cs="Times New Roman"/>
        </w:rPr>
        <w:t>Bookings.createdAt</w:t>
      </w:r>
      <w:proofErr w:type="spellEnd"/>
      <w:r w:rsidRPr="00A670AA">
        <w:rPr>
          <w:rFonts w:ascii="Times New Roman" w:hAnsi="Times New Roman" w:cs="Times New Roman"/>
        </w:rPr>
        <w:t xml:space="preserve"> to auto-delete old records after 30 days. Backup scripts were set up to export data weekly, ensuring reliability. The setup supports community events, with schemas designed for scalability.</w:t>
      </w:r>
    </w:p>
    <w:p w14:paraId="3018659E" w14:textId="77777777" w:rsidR="00A670AA" w:rsidRPr="00A670AA" w:rsidRDefault="00A670AA" w:rsidP="00A670AA">
      <w:pPr>
        <w:spacing w:before="24" w:after="24" w:line="276" w:lineRule="auto"/>
        <w:ind w:firstLine="630"/>
        <w:jc w:val="both"/>
        <w:rPr>
          <w:rFonts w:ascii="Times New Roman" w:hAnsi="Times New Roman" w:cs="Times New Roman"/>
        </w:rPr>
      </w:pPr>
    </w:p>
    <w:p w14:paraId="66258751" w14:textId="77777777" w:rsidR="00500F03" w:rsidRDefault="00500F03" w:rsidP="00A670AA">
      <w:pPr>
        <w:spacing w:before="24" w:after="24" w:line="276" w:lineRule="auto"/>
        <w:rPr>
          <w:rFonts w:ascii="Times New Roman" w:eastAsia="Calibri" w:hAnsi="Times New Roman" w:cs="Times New Roman"/>
          <w:b/>
          <w:bCs/>
        </w:rPr>
      </w:pPr>
      <w:r>
        <w:rPr>
          <w:rFonts w:ascii="Times New Roman" w:eastAsia="Calibri" w:hAnsi="Times New Roman" w:cs="Times New Roman"/>
          <w:b/>
          <w:bCs/>
          <w:noProof/>
        </w:rPr>
        <w:lastRenderedPageBreak/>
        <w:drawing>
          <wp:inline distT="0" distB="0" distL="0" distR="0" wp14:anchorId="41EA63B8" wp14:editId="2A0BCFB5">
            <wp:extent cx="1546749" cy="7734300"/>
            <wp:effectExtent l="0" t="0" r="0" b="0"/>
            <wp:docPr id="1441858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58707" name="Picture 14418587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4096" cy="7821041"/>
                    </a:xfrm>
                    <a:prstGeom prst="rect">
                      <a:avLst/>
                    </a:prstGeom>
                  </pic:spPr>
                </pic:pic>
              </a:graphicData>
            </a:graphic>
          </wp:inline>
        </w:drawing>
      </w:r>
    </w:p>
    <w:p w14:paraId="4D89BFF5" w14:textId="77777777" w:rsidR="00500F03" w:rsidRDefault="00500F03" w:rsidP="00A670AA">
      <w:pPr>
        <w:spacing w:before="24" w:after="24" w:line="276" w:lineRule="auto"/>
        <w:rPr>
          <w:rFonts w:ascii="Times New Roman" w:eastAsia="Calibri" w:hAnsi="Times New Roman" w:cs="Times New Roman"/>
          <w:b/>
          <w:bCs/>
        </w:rPr>
      </w:pPr>
    </w:p>
    <w:p w14:paraId="3E90AEB7" w14:textId="48C520D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4.1</w:t>
      </w:r>
      <w:r w:rsidRPr="00A670AA">
        <w:rPr>
          <w:rFonts w:ascii="Times New Roman" w:eastAsia="Calibri" w:hAnsi="Times New Roman" w:cs="Times New Roman"/>
        </w:rPr>
        <w:t>: Database Setup Flowchart</w:t>
      </w:r>
    </w:p>
    <w:p w14:paraId="2293EEA5"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2036E8F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59407F8"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4.5 QR Code Module Implementation</w:t>
      </w:r>
    </w:p>
    <w:p w14:paraId="4B02B6CB" w14:textId="77777777" w:rsidR="00A670AA" w:rsidRPr="00A670AA" w:rsidRDefault="00A670AA" w:rsidP="00A670AA">
      <w:pPr>
        <w:spacing w:before="24" w:after="24" w:line="276" w:lineRule="auto"/>
        <w:ind w:firstLine="630"/>
        <w:jc w:val="both"/>
        <w:rPr>
          <w:rFonts w:ascii="Times New Roman" w:hAnsi="Times New Roman" w:cs="Times New Roman"/>
        </w:rPr>
      </w:pPr>
    </w:p>
    <w:p w14:paraId="422B73C5" w14:textId="77777777" w:rsidR="00A670AA" w:rsidRPr="00A670AA" w:rsidRDefault="00A670AA" w:rsidP="00A670AA">
      <w:pPr>
        <w:spacing w:before="24" w:after="24" w:line="276" w:lineRule="auto"/>
        <w:ind w:firstLine="630"/>
        <w:jc w:val="both"/>
        <w:rPr>
          <w:rFonts w:ascii="Times New Roman" w:hAnsi="Times New Roman" w:cs="Times New Roman"/>
        </w:rPr>
      </w:pPr>
    </w:p>
    <w:p w14:paraId="1805273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QR Code Integration</w:t>
      </w:r>
      <w:r w:rsidRPr="00A670AA">
        <w:rPr>
          <w:rFonts w:ascii="Times New Roman" w:hAnsi="Times New Roman" w:cs="Times New Roman"/>
        </w:rPr>
        <w:t xml:space="preserve"> module, implemented by </w:t>
      </w:r>
      <w:r w:rsidRPr="00A670AA">
        <w:rPr>
          <w:rFonts w:ascii="Times New Roman" w:hAnsi="Times New Roman" w:cs="Times New Roman"/>
          <w:b/>
          <w:bCs/>
        </w:rPr>
        <w:t>Ishu</w:t>
      </w:r>
      <w:r w:rsidRPr="00A670AA">
        <w:rPr>
          <w:rFonts w:ascii="Times New Roman" w:hAnsi="Times New Roman" w:cs="Times New Roman"/>
        </w:rPr>
        <w:t xml:space="preserve"> in 2.5 months, enables fast check-ins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Using the </w:t>
      </w:r>
      <w:proofErr w:type="spellStart"/>
      <w:r w:rsidRPr="00A670AA">
        <w:rPr>
          <w:rFonts w:ascii="Times New Roman" w:hAnsi="Times New Roman" w:cs="Times New Roman"/>
          <w:b/>
          <w:bCs/>
        </w:rPr>
        <w:t>qrcode</w:t>
      </w:r>
      <w:proofErr w:type="spellEnd"/>
      <w:r w:rsidRPr="00A670AA">
        <w:rPr>
          <w:rFonts w:ascii="Times New Roman" w:hAnsi="Times New Roman" w:cs="Times New Roman"/>
        </w:rPr>
        <w:t xml:space="preserve"> library in </w:t>
      </w:r>
      <w:r w:rsidRPr="00A670AA">
        <w:rPr>
          <w:rFonts w:ascii="Times New Roman" w:hAnsi="Times New Roman" w:cs="Times New Roman"/>
          <w:b/>
          <w:bCs/>
        </w:rPr>
        <w:t>Node.js</w:t>
      </w:r>
      <w:r w:rsidRPr="00A670AA">
        <w:rPr>
          <w:rFonts w:ascii="Times New Roman" w:hAnsi="Times New Roman" w:cs="Times New Roman"/>
        </w:rPr>
        <w:t xml:space="preserve"> on </w:t>
      </w:r>
      <w:r w:rsidRPr="00A670AA">
        <w:rPr>
          <w:rFonts w:ascii="Times New Roman" w:hAnsi="Times New Roman" w:cs="Times New Roman"/>
          <w:b/>
          <w:bCs/>
        </w:rPr>
        <w:t>Render</w:t>
      </w:r>
      <w:r w:rsidRPr="00A670AA">
        <w:rPr>
          <w:rFonts w:ascii="Times New Roman" w:hAnsi="Times New Roman" w:cs="Times New Roman"/>
        </w:rPr>
        <w:t xml:space="preserve">, </w:t>
      </w:r>
      <w:r w:rsidRPr="00A670AA">
        <w:rPr>
          <w:rFonts w:ascii="Times New Roman" w:hAnsi="Times New Roman" w:cs="Times New Roman"/>
          <w:b/>
          <w:bCs/>
        </w:rPr>
        <w:t>Ishu</w:t>
      </w:r>
      <w:r w:rsidRPr="00A670AA">
        <w:rPr>
          <w:rFonts w:ascii="Times New Roman" w:hAnsi="Times New Roman" w:cs="Times New Roman"/>
        </w:rPr>
        <w:t xml:space="preserve"> developed the /bookings API to generate </w:t>
      </w:r>
      <w:r w:rsidRPr="00A670AA">
        <w:rPr>
          <w:rFonts w:ascii="Times New Roman" w:hAnsi="Times New Roman" w:cs="Times New Roman"/>
          <w:b/>
          <w:bCs/>
        </w:rPr>
        <w:t>QR codes</w:t>
      </w:r>
      <w:r w:rsidRPr="00A670AA">
        <w:rPr>
          <w:rFonts w:ascii="Times New Roman" w:hAnsi="Times New Roman" w:cs="Times New Roman"/>
        </w:rPr>
        <w:t xml:space="preserve"> encoding booking IDs, stored as base64 strings in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Bookings collection.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sends codes to attendees via email, triggered by booking requests.</w:t>
      </w:r>
    </w:p>
    <w:p w14:paraId="18BED409" w14:textId="77777777" w:rsidR="00A670AA" w:rsidRPr="00A670AA" w:rsidRDefault="00A670AA" w:rsidP="00A670AA">
      <w:pPr>
        <w:spacing w:before="24" w:after="24" w:line="276" w:lineRule="auto"/>
        <w:rPr>
          <w:rFonts w:ascii="Times New Roman" w:eastAsia="Calibri" w:hAnsi="Times New Roman" w:cs="Times New Roman"/>
          <w:b/>
          <w:bCs/>
        </w:rPr>
      </w:pPr>
    </w:p>
    <w:p w14:paraId="6BD9095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built a </w:t>
      </w:r>
      <w:r w:rsidRPr="00A670AA">
        <w:rPr>
          <w:rFonts w:ascii="Times New Roman" w:hAnsi="Times New Roman" w:cs="Times New Roman"/>
          <w:b/>
          <w:bCs/>
        </w:rPr>
        <w:t>React</w:t>
      </w:r>
      <w:r w:rsidRPr="00A670AA">
        <w:rPr>
          <w:rFonts w:ascii="Times New Roman" w:hAnsi="Times New Roman" w:cs="Times New Roman"/>
        </w:rPr>
        <w:t xml:space="preserve"> modal to display </w:t>
      </w:r>
      <w:r w:rsidRPr="00A670AA">
        <w:rPr>
          <w:rFonts w:ascii="Times New Roman" w:hAnsi="Times New Roman" w:cs="Times New Roman"/>
          <w:b/>
          <w:bCs/>
        </w:rPr>
        <w:t>QR codes</w:t>
      </w:r>
      <w:r w:rsidRPr="00A670AA">
        <w:rPr>
          <w:rFonts w:ascii="Times New Roman" w:hAnsi="Times New Roman" w:cs="Times New Roman"/>
        </w:rPr>
        <w:t xml:space="preserve">, cached by </w:t>
      </w:r>
      <w:r w:rsidRPr="00A670AA">
        <w:rPr>
          <w:rFonts w:ascii="Times New Roman" w:hAnsi="Times New Roman" w:cs="Times New Roman"/>
          <w:b/>
          <w:bCs/>
        </w:rPr>
        <w:t>Workbox</w:t>
      </w:r>
      <w:r w:rsidRPr="00A670AA">
        <w:rPr>
          <w:rFonts w:ascii="Times New Roman" w:hAnsi="Times New Roman" w:cs="Times New Roman"/>
        </w:rPr>
        <w:t xml:space="preserve"> for offline access in the </w:t>
      </w:r>
      <w:r w:rsidRPr="00A670AA">
        <w:rPr>
          <w:rFonts w:ascii="Times New Roman" w:hAnsi="Times New Roman" w:cs="Times New Roman"/>
          <w:b/>
          <w:bCs/>
        </w:rPr>
        <w:t>Progressive Web App (PWA)</w:t>
      </w:r>
      <w:r w:rsidRPr="00A670AA">
        <w:rPr>
          <w:rFonts w:ascii="Times New Roman" w:hAnsi="Times New Roman" w:cs="Times New Roman"/>
        </w:rPr>
        <w:t xml:space="preserve">. Organizers scan codes using a </w:t>
      </w:r>
      <w:proofErr w:type="spellStart"/>
      <w:r w:rsidRPr="00A670AA">
        <w:rPr>
          <w:rFonts w:ascii="Times New Roman" w:hAnsi="Times New Roman" w:cs="Times New Roman"/>
          <w:b/>
          <w:bCs/>
        </w:rPr>
        <w:t>jsQR</w:t>
      </w:r>
      <w:proofErr w:type="spellEnd"/>
      <w:r w:rsidRPr="00A670AA">
        <w:rPr>
          <w:rFonts w:ascii="Times New Roman" w:hAnsi="Times New Roman" w:cs="Times New Roman"/>
        </w:rPr>
        <w:t xml:space="preserve">-powered component, calling /bookings/verify to check against </w:t>
      </w:r>
      <w:r w:rsidRPr="00A670AA">
        <w:rPr>
          <w:rFonts w:ascii="Times New Roman" w:hAnsi="Times New Roman" w:cs="Times New Roman"/>
          <w:b/>
          <w:bCs/>
        </w:rPr>
        <w:t>MongoDB</w:t>
      </w:r>
      <w:r w:rsidRPr="00A670AA">
        <w:rPr>
          <w:rFonts w:ascii="Times New Roman" w:hAnsi="Times New Roman" w:cs="Times New Roman"/>
        </w:rPr>
        <w:t xml:space="preserve">. </w:t>
      </w:r>
      <w:r w:rsidRPr="00A670AA">
        <w:rPr>
          <w:rFonts w:ascii="Times New Roman" w:hAnsi="Times New Roman" w:cs="Times New Roman"/>
          <w:b/>
          <w:bCs/>
        </w:rPr>
        <w:t>Kishan</w:t>
      </w:r>
      <w:r w:rsidRPr="00A670AA">
        <w:rPr>
          <w:rFonts w:ascii="Times New Roman" w:hAnsi="Times New Roman" w:cs="Times New Roman"/>
        </w:rPr>
        <w:t xml:space="preserve"> indexed </w:t>
      </w:r>
      <w:proofErr w:type="spellStart"/>
      <w:r w:rsidRPr="00A670AA">
        <w:rPr>
          <w:rFonts w:ascii="Times New Roman" w:hAnsi="Times New Roman" w:cs="Times New Roman"/>
        </w:rPr>
        <w:t>bookingId</w:t>
      </w:r>
      <w:proofErr w:type="spellEnd"/>
      <w:r w:rsidRPr="00A670AA">
        <w:rPr>
          <w:rFonts w:ascii="Times New Roman" w:hAnsi="Times New Roman" w:cs="Times New Roman"/>
        </w:rPr>
        <w:t xml:space="preserve"> for 200ms verifications, fitting 5000 codes within 512 MB.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the module with </w:t>
      </w:r>
      <w:r w:rsidRPr="00A670AA">
        <w:rPr>
          <w:rFonts w:ascii="Times New Roman" w:hAnsi="Times New Roman" w:cs="Times New Roman"/>
          <w:b/>
          <w:bCs/>
        </w:rPr>
        <w:t>JWT</w:t>
      </w:r>
      <w:r w:rsidRPr="00A670AA">
        <w:rPr>
          <w:rFonts w:ascii="Times New Roman" w:hAnsi="Times New Roman" w:cs="Times New Roman"/>
        </w:rPr>
        <w:t>, restricting scanner access to organizers.</w:t>
      </w:r>
    </w:p>
    <w:p w14:paraId="0047ADDE" w14:textId="77777777" w:rsidR="00A670AA" w:rsidRPr="00A670AA" w:rsidRDefault="00A670AA" w:rsidP="00A670AA">
      <w:pPr>
        <w:spacing w:before="24" w:after="24" w:line="276" w:lineRule="auto"/>
        <w:ind w:firstLine="630"/>
        <w:jc w:val="both"/>
        <w:rPr>
          <w:rFonts w:ascii="Times New Roman" w:hAnsi="Times New Roman" w:cs="Times New Roman"/>
        </w:rPr>
      </w:pPr>
    </w:p>
    <w:p w14:paraId="58E5C2B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module generates 1000 </w:t>
      </w:r>
      <w:r w:rsidRPr="00A670AA">
        <w:rPr>
          <w:rFonts w:ascii="Times New Roman" w:hAnsi="Times New Roman" w:cs="Times New Roman"/>
          <w:b/>
          <w:bCs/>
        </w:rPr>
        <w:t>QR codes</w:t>
      </w:r>
      <w:r w:rsidRPr="00A670AA">
        <w:rPr>
          <w:rFonts w:ascii="Times New Roman" w:hAnsi="Times New Roman" w:cs="Times New Roman"/>
        </w:rPr>
        <w:t xml:space="preserve"> without exceeding </w:t>
      </w:r>
      <w:r w:rsidRPr="00A670AA">
        <w:rPr>
          <w:rFonts w:ascii="Times New Roman" w:hAnsi="Times New Roman" w:cs="Times New Roman"/>
          <w:b/>
          <w:bCs/>
        </w:rPr>
        <w:t>Render’s</w:t>
      </w:r>
      <w:r w:rsidRPr="00A670AA">
        <w:rPr>
          <w:rFonts w:ascii="Times New Roman" w:hAnsi="Times New Roman" w:cs="Times New Roman"/>
        </w:rPr>
        <w:t xml:space="preserve"> 512 MB RAM, with base64 strings optimized for size. </w:t>
      </w:r>
      <w:r w:rsidRPr="00A670AA">
        <w:rPr>
          <w:rFonts w:ascii="Times New Roman" w:hAnsi="Times New Roman" w:cs="Times New Roman"/>
          <w:b/>
          <w:bCs/>
        </w:rPr>
        <w:t>Ishu</w:t>
      </w:r>
      <w:r w:rsidRPr="00A670AA">
        <w:rPr>
          <w:rFonts w:ascii="Times New Roman" w:hAnsi="Times New Roman" w:cs="Times New Roman"/>
        </w:rPr>
        <w:t xml:space="preserve"> added error handling to retry failed email sends, logging issues to logs/. This implementation reduces check-in times for community events, enhancing efficiency.</w:t>
      </w:r>
    </w:p>
    <w:p w14:paraId="016CA322" w14:textId="77777777" w:rsidR="00A670AA" w:rsidRPr="00A670AA" w:rsidRDefault="00A670AA" w:rsidP="00A670AA">
      <w:pPr>
        <w:spacing w:before="24" w:after="24" w:line="276" w:lineRule="auto"/>
        <w:rPr>
          <w:rFonts w:ascii="Times New Roman" w:eastAsia="Calibri" w:hAnsi="Times New Roman" w:cs="Times New Roman"/>
        </w:rPr>
      </w:pPr>
    </w:p>
    <w:p w14:paraId="3FBB026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w:t>
      </w:r>
      <w:r w:rsidRPr="00A670AA">
        <w:rPr>
          <w:rFonts w:ascii="Times New Roman" w:hAnsi="Times New Roman" w:cs="Times New Roman"/>
          <w:b/>
          <w:bCs/>
        </w:rPr>
        <w:t>QR code</w:t>
      </w:r>
      <w:r w:rsidRPr="00A670AA">
        <w:rPr>
          <w:rFonts w:ascii="Times New Roman" w:hAnsi="Times New Roman" w:cs="Times New Roman"/>
        </w:rPr>
        <w:t xml:space="preserve"> module delivers reliable check-ins, showcasing our technical expertise for our degree program. It supports scalability and future features like bulk scanning.</w:t>
      </w:r>
    </w:p>
    <w:p w14:paraId="04571178"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1B45D97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4.6 AI Module Implementation</w:t>
      </w:r>
    </w:p>
    <w:p w14:paraId="61B3D4BC" w14:textId="77777777" w:rsidR="00A670AA" w:rsidRPr="00A670AA" w:rsidRDefault="00A670AA" w:rsidP="00A670AA">
      <w:pPr>
        <w:spacing w:before="24" w:after="24" w:line="276" w:lineRule="auto"/>
        <w:rPr>
          <w:rFonts w:ascii="Times New Roman" w:eastAsia="Calibri" w:hAnsi="Times New Roman" w:cs="Times New Roman"/>
        </w:rPr>
      </w:pPr>
    </w:p>
    <w:p w14:paraId="4AF526D5" w14:textId="77777777" w:rsidR="00A670AA" w:rsidRPr="00A670AA" w:rsidRDefault="00A670AA" w:rsidP="00A670AA">
      <w:pPr>
        <w:spacing w:before="24" w:after="24" w:line="276" w:lineRule="auto"/>
        <w:rPr>
          <w:rFonts w:ascii="Times New Roman" w:eastAsia="Calibri" w:hAnsi="Times New Roman" w:cs="Times New Roman"/>
        </w:rPr>
      </w:pPr>
    </w:p>
    <w:p w14:paraId="39DFA0D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AI module</w:t>
      </w:r>
      <w:r w:rsidRPr="00A670AA">
        <w:rPr>
          <w:rFonts w:ascii="Times New Roman" w:hAnsi="Times New Roman" w:cs="Times New Roman"/>
        </w:rPr>
        <w:t xml:space="preserve">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by </w:t>
      </w:r>
      <w:r w:rsidRPr="00A670AA">
        <w:rPr>
          <w:rFonts w:ascii="Times New Roman" w:hAnsi="Times New Roman" w:cs="Times New Roman"/>
          <w:b/>
          <w:bCs/>
        </w:rPr>
        <w:t>Ishu</w:t>
      </w:r>
      <w:r w:rsidRPr="00A670AA">
        <w:rPr>
          <w:rFonts w:ascii="Times New Roman" w:hAnsi="Times New Roman" w:cs="Times New Roman"/>
        </w:rPr>
        <w:t xml:space="preserve"> in 2.5 months, enhances user engagement with </w:t>
      </w:r>
      <w:r w:rsidRPr="00A670AA">
        <w:rPr>
          <w:rFonts w:ascii="Times New Roman" w:hAnsi="Times New Roman" w:cs="Times New Roman"/>
          <w:b/>
          <w:bCs/>
        </w:rPr>
        <w:t>TensorFlow.js</w:t>
      </w:r>
      <w:r w:rsidRPr="00A670AA">
        <w:rPr>
          <w:rFonts w:ascii="Times New Roman" w:hAnsi="Times New Roman" w:cs="Times New Roman"/>
        </w:rPr>
        <w:t xml:space="preserve"> for event recommendations and </w:t>
      </w:r>
      <w:r w:rsidRPr="00A670AA">
        <w:rPr>
          <w:rFonts w:ascii="Times New Roman" w:hAnsi="Times New Roman" w:cs="Times New Roman"/>
          <w:b/>
          <w:bCs/>
        </w:rPr>
        <w:t>Brain.js</w:t>
      </w:r>
      <w:r w:rsidRPr="00A670AA">
        <w:rPr>
          <w:rFonts w:ascii="Times New Roman" w:hAnsi="Times New Roman" w:cs="Times New Roman"/>
        </w:rPr>
        <w:t xml:space="preserve"> for a chatbot. Hosted on </w:t>
      </w:r>
      <w:r w:rsidRPr="00A670AA">
        <w:rPr>
          <w:rFonts w:ascii="Times New Roman" w:hAnsi="Times New Roman" w:cs="Times New Roman"/>
          <w:b/>
          <w:bCs/>
        </w:rPr>
        <w:t>Render</w:t>
      </w:r>
      <w:r w:rsidRPr="00A670AA">
        <w:rPr>
          <w:rFonts w:ascii="Times New Roman" w:hAnsi="Times New Roman" w:cs="Times New Roman"/>
        </w:rPr>
        <w:t xml:space="preserve">, the /ai/recommend API uses a </w:t>
      </w:r>
      <w:r w:rsidRPr="00A670AA">
        <w:rPr>
          <w:rFonts w:ascii="Times New Roman" w:hAnsi="Times New Roman" w:cs="Times New Roman"/>
          <w:b/>
          <w:bCs/>
        </w:rPr>
        <w:t>TensorFlow.js</w:t>
      </w:r>
      <w:r w:rsidRPr="00A670AA">
        <w:rPr>
          <w:rFonts w:ascii="Times New Roman" w:hAnsi="Times New Roman" w:cs="Times New Roman"/>
        </w:rPr>
        <w:t xml:space="preserve"> model trained on synthetic user-event data, mapping user IDs and event categories to suggestions with 85% accuracy. The /ai/chat API processes queries with a </w:t>
      </w:r>
      <w:r w:rsidRPr="00A670AA">
        <w:rPr>
          <w:rFonts w:ascii="Times New Roman" w:hAnsi="Times New Roman" w:cs="Times New Roman"/>
          <w:b/>
          <w:bCs/>
        </w:rPr>
        <w:t>Brain.js</w:t>
      </w:r>
      <w:r w:rsidRPr="00A670AA">
        <w:rPr>
          <w:rFonts w:ascii="Times New Roman" w:hAnsi="Times New Roman" w:cs="Times New Roman"/>
        </w:rPr>
        <w:t xml:space="preserve"> neural network, trained on 1000 Q&amp;A pairs.</w:t>
      </w:r>
    </w:p>
    <w:p w14:paraId="532AC57A"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AE6C3F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Ishu</w:t>
      </w:r>
      <w:r w:rsidRPr="00A670AA">
        <w:rPr>
          <w:rFonts w:ascii="Times New Roman" w:hAnsi="Times New Roman" w:cs="Times New Roman"/>
        </w:rPr>
        <w:t xml:space="preserve"> optimized the </w:t>
      </w:r>
      <w:r w:rsidRPr="00A670AA">
        <w:rPr>
          <w:rFonts w:ascii="Times New Roman" w:hAnsi="Times New Roman" w:cs="Times New Roman"/>
          <w:b/>
          <w:bCs/>
        </w:rPr>
        <w:t>TensorFlow.js</w:t>
      </w:r>
      <w:r w:rsidRPr="00A670AA">
        <w:rPr>
          <w:rFonts w:ascii="Times New Roman" w:hAnsi="Times New Roman" w:cs="Times New Roman"/>
        </w:rPr>
        <w:t xml:space="preserve"> model to run within </w:t>
      </w:r>
      <w:r w:rsidRPr="00A670AA">
        <w:rPr>
          <w:rFonts w:ascii="Times New Roman" w:hAnsi="Times New Roman" w:cs="Times New Roman"/>
          <w:b/>
          <w:bCs/>
        </w:rPr>
        <w:t>Render’s</w:t>
      </w:r>
      <w:r w:rsidRPr="00A670AA">
        <w:rPr>
          <w:rFonts w:ascii="Times New Roman" w:hAnsi="Times New Roman" w:cs="Times New Roman"/>
        </w:rPr>
        <w:t xml:space="preserve"> 512 MB RAM, processing recommendations in 300ms.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 stores booking history, indexed for fast retrieval within 512 MB. The </w:t>
      </w:r>
      <w:r w:rsidRPr="00A670AA">
        <w:rPr>
          <w:rFonts w:ascii="Times New Roman" w:hAnsi="Times New Roman" w:cs="Times New Roman"/>
          <w:b/>
          <w:bCs/>
        </w:rPr>
        <w:t>Brain.js</w:t>
      </w:r>
      <w:r w:rsidRPr="00A670AA">
        <w:rPr>
          <w:rFonts w:ascii="Times New Roman" w:hAnsi="Times New Roman" w:cs="Times New Roman"/>
        </w:rPr>
        <w:t xml:space="preserve"> chatbot responds in 200ms, handling 10 concurrent queries, with training data stored in server/data/.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AI endpoints with </w:t>
      </w:r>
      <w:r w:rsidRPr="00A670AA">
        <w:rPr>
          <w:rFonts w:ascii="Times New Roman" w:hAnsi="Times New Roman" w:cs="Times New Roman"/>
          <w:b/>
          <w:bCs/>
        </w:rPr>
        <w:t>JWT</w:t>
      </w:r>
      <w:r w:rsidRPr="00A670AA">
        <w:rPr>
          <w:rFonts w:ascii="Times New Roman" w:hAnsi="Times New Roman" w:cs="Times New Roman"/>
        </w:rPr>
        <w:t>, preventing unauthorized access.</w:t>
      </w:r>
    </w:p>
    <w:p w14:paraId="71F7E098"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D70249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displays recommendations in a carousel and chatbot responses in a chat window, using </w:t>
      </w:r>
      <w:r w:rsidRPr="00A670AA">
        <w:rPr>
          <w:rFonts w:ascii="Times New Roman" w:hAnsi="Times New Roman" w:cs="Times New Roman"/>
          <w:b/>
          <w:bCs/>
        </w:rPr>
        <w:t>React Context</w:t>
      </w:r>
      <w:r w:rsidRPr="00A670AA">
        <w:rPr>
          <w:rFonts w:ascii="Times New Roman" w:hAnsi="Times New Roman" w:cs="Times New Roman"/>
        </w:rPr>
        <w:t xml:space="preserve"> for state updates. Synthetic data compensated for the 10-week timeline, ensuring functionality. This module makes the system intuitive for community events.</w:t>
      </w:r>
    </w:p>
    <w:p w14:paraId="6237F0E5" w14:textId="77777777" w:rsidR="00A670AA" w:rsidRPr="00A670AA" w:rsidRDefault="00A670AA" w:rsidP="00A670AA">
      <w:pPr>
        <w:spacing w:before="24" w:after="24" w:line="276" w:lineRule="auto"/>
        <w:ind w:firstLine="630"/>
        <w:jc w:val="both"/>
        <w:rPr>
          <w:rFonts w:ascii="Times New Roman" w:hAnsi="Times New Roman" w:cs="Times New Roman"/>
        </w:rPr>
      </w:pPr>
    </w:p>
    <w:p w14:paraId="172164B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AI implementation delivers personalized features, showcasing our technical expertise for our degree program. It supports scalability and future real-time training.</w:t>
      </w:r>
    </w:p>
    <w:p w14:paraId="7720E2E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43AD4A0D"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9FEAD10"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4.7 Real-Time Module Implementation</w:t>
      </w:r>
    </w:p>
    <w:p w14:paraId="6A421E92" w14:textId="77777777" w:rsidR="00A670AA" w:rsidRPr="00A670AA" w:rsidRDefault="00A670AA" w:rsidP="00A670AA">
      <w:pPr>
        <w:spacing w:before="24" w:after="24" w:line="276" w:lineRule="auto"/>
        <w:ind w:firstLine="630"/>
        <w:jc w:val="both"/>
        <w:rPr>
          <w:rFonts w:ascii="Times New Roman" w:hAnsi="Times New Roman" w:cs="Times New Roman"/>
        </w:rPr>
      </w:pPr>
    </w:p>
    <w:p w14:paraId="059BA621" w14:textId="77777777" w:rsidR="00A670AA" w:rsidRPr="00A670AA" w:rsidRDefault="00A670AA" w:rsidP="00A670AA">
      <w:pPr>
        <w:spacing w:before="24" w:after="24" w:line="276" w:lineRule="auto"/>
        <w:ind w:firstLine="630"/>
        <w:jc w:val="both"/>
        <w:rPr>
          <w:rFonts w:ascii="Times New Roman" w:hAnsi="Times New Roman" w:cs="Times New Roman"/>
        </w:rPr>
      </w:pPr>
    </w:p>
    <w:p w14:paraId="3F40E05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Real-Time Updates</w:t>
      </w:r>
      <w:r w:rsidRPr="00A670AA">
        <w:rPr>
          <w:rFonts w:ascii="Times New Roman" w:hAnsi="Times New Roman" w:cs="Times New Roman"/>
        </w:rPr>
        <w:t xml:space="preserve"> module, implemented by </w:t>
      </w:r>
      <w:r w:rsidRPr="00A670AA">
        <w:rPr>
          <w:rFonts w:ascii="Times New Roman" w:hAnsi="Times New Roman" w:cs="Times New Roman"/>
          <w:b/>
          <w:bCs/>
        </w:rPr>
        <w:t>Ishu</w:t>
      </w:r>
      <w:r w:rsidRPr="00A670AA">
        <w:rPr>
          <w:rFonts w:ascii="Times New Roman" w:hAnsi="Times New Roman" w:cs="Times New Roman"/>
        </w:rPr>
        <w:t xml:space="preserve"> in 2.5 months, keeps organizers informed in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Using </w:t>
      </w:r>
      <w:r w:rsidRPr="00A670AA">
        <w:rPr>
          <w:rFonts w:ascii="Times New Roman" w:hAnsi="Times New Roman" w:cs="Times New Roman"/>
          <w:b/>
          <w:bCs/>
        </w:rPr>
        <w:t>Socket.io</w:t>
      </w:r>
      <w:r w:rsidRPr="00A670AA">
        <w:rPr>
          <w:rFonts w:ascii="Times New Roman" w:hAnsi="Times New Roman" w:cs="Times New Roman"/>
        </w:rPr>
        <w:t xml:space="preserve"> on </w:t>
      </w:r>
      <w:r w:rsidRPr="00A670AA">
        <w:rPr>
          <w:rFonts w:ascii="Times New Roman" w:hAnsi="Times New Roman" w:cs="Times New Roman"/>
          <w:b/>
          <w:bCs/>
        </w:rPr>
        <w:t>Render</w:t>
      </w:r>
      <w:r w:rsidRPr="00A670AA">
        <w:rPr>
          <w:rFonts w:ascii="Times New Roman" w:hAnsi="Times New Roman" w:cs="Times New Roman"/>
        </w:rPr>
        <w:t xml:space="preserve">, </w:t>
      </w:r>
      <w:r w:rsidRPr="00A670AA">
        <w:rPr>
          <w:rFonts w:ascii="Times New Roman" w:hAnsi="Times New Roman" w:cs="Times New Roman"/>
          <w:b/>
          <w:bCs/>
        </w:rPr>
        <w:t>Ishu</w:t>
      </w:r>
      <w:r w:rsidRPr="00A670AA">
        <w:rPr>
          <w:rFonts w:ascii="Times New Roman" w:hAnsi="Times New Roman" w:cs="Times New Roman"/>
        </w:rPr>
        <w:t xml:space="preserve"> developed a system to broadcast ticket counts to the organizer dashboard in under 500ms.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pings the server every 10 minutes to prevent </w:t>
      </w:r>
      <w:r w:rsidRPr="00A670AA">
        <w:rPr>
          <w:rFonts w:ascii="Times New Roman" w:hAnsi="Times New Roman" w:cs="Times New Roman"/>
          <w:b/>
          <w:bCs/>
        </w:rPr>
        <w:t>Render’s</w:t>
      </w:r>
      <w:r w:rsidRPr="00A670AA">
        <w:rPr>
          <w:rFonts w:ascii="Times New Roman" w:hAnsi="Times New Roman" w:cs="Times New Roman"/>
        </w:rPr>
        <w:t xml:space="preserve"> sleep mode, ensuring continuous </w:t>
      </w:r>
      <w:r w:rsidRPr="00A670AA">
        <w:rPr>
          <w:rFonts w:ascii="Times New Roman" w:hAnsi="Times New Roman" w:cs="Times New Roman"/>
          <w:b/>
          <w:bCs/>
        </w:rPr>
        <w:t>Socket.io</w:t>
      </w:r>
      <w:r w:rsidRPr="00A670AA">
        <w:rPr>
          <w:rFonts w:ascii="Times New Roman" w:hAnsi="Times New Roman" w:cs="Times New Roman"/>
        </w:rPr>
        <w:t xml:space="preserve"> connections.</w:t>
      </w:r>
    </w:p>
    <w:p w14:paraId="36EBEEE2" w14:textId="77777777" w:rsidR="00A670AA" w:rsidRPr="00A670AA" w:rsidRDefault="00A670AA" w:rsidP="00A670AA">
      <w:pPr>
        <w:spacing w:before="24" w:after="24" w:line="276" w:lineRule="auto"/>
        <w:ind w:firstLine="630"/>
        <w:jc w:val="both"/>
        <w:rPr>
          <w:rFonts w:ascii="Times New Roman" w:hAnsi="Times New Roman" w:cs="Times New Roman"/>
        </w:rPr>
      </w:pPr>
    </w:p>
    <w:p w14:paraId="1438163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When a booking occurs via /bookings, </w:t>
      </w:r>
      <w:r w:rsidRPr="00A670AA">
        <w:rPr>
          <w:rFonts w:ascii="Times New Roman" w:hAnsi="Times New Roman" w:cs="Times New Roman"/>
          <w:b/>
          <w:bCs/>
        </w:rPr>
        <w:t>Socket.io</w:t>
      </w:r>
      <w:r w:rsidRPr="00A670AA">
        <w:rPr>
          <w:rFonts w:ascii="Times New Roman" w:hAnsi="Times New Roman" w:cs="Times New Roman"/>
        </w:rPr>
        <w:t xml:space="preserve"> emits a </w:t>
      </w:r>
      <w:proofErr w:type="spellStart"/>
      <w:r w:rsidRPr="00A670AA">
        <w:rPr>
          <w:rFonts w:ascii="Times New Roman" w:hAnsi="Times New Roman" w:cs="Times New Roman"/>
        </w:rPr>
        <w:t>ticketUpdate</w:t>
      </w:r>
      <w:proofErr w:type="spellEnd"/>
      <w:r w:rsidRPr="00A670AA">
        <w:rPr>
          <w:rFonts w:ascii="Times New Roman" w:hAnsi="Times New Roman" w:cs="Times New Roman"/>
        </w:rPr>
        <w:t xml:space="preserve"> event, updating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dashboard via </w:t>
      </w:r>
      <w:r w:rsidRPr="00A670AA">
        <w:rPr>
          <w:rFonts w:ascii="Times New Roman" w:hAnsi="Times New Roman" w:cs="Times New Roman"/>
          <w:b/>
          <w:bCs/>
        </w:rPr>
        <w:t>React Context</w:t>
      </w:r>
      <w:r w:rsidRPr="00A670AA">
        <w:rPr>
          <w:rFonts w:ascii="Times New Roman" w:hAnsi="Times New Roman" w:cs="Times New Roman"/>
        </w:rPr>
        <w:t xml:space="preserve">.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 tracks bookings, with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indexes for 100ms queries within 512 MB.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WebSocket connections with </w:t>
      </w:r>
      <w:r w:rsidRPr="00A670AA">
        <w:rPr>
          <w:rFonts w:ascii="Times New Roman" w:hAnsi="Times New Roman" w:cs="Times New Roman"/>
          <w:b/>
          <w:bCs/>
        </w:rPr>
        <w:t>TLS</w:t>
      </w:r>
      <w:r w:rsidRPr="00A670AA">
        <w:rPr>
          <w:rFonts w:ascii="Times New Roman" w:hAnsi="Times New Roman" w:cs="Times New Roman"/>
        </w:rPr>
        <w:t xml:space="preserve">, protecting data for 1000 users. </w:t>
      </w:r>
      <w:r w:rsidRPr="00A670AA">
        <w:rPr>
          <w:rFonts w:ascii="Times New Roman" w:hAnsi="Times New Roman" w:cs="Times New Roman"/>
          <w:b/>
          <w:bCs/>
        </w:rPr>
        <w:t>Ishu</w:t>
      </w:r>
      <w:r w:rsidRPr="00A670AA">
        <w:rPr>
          <w:rFonts w:ascii="Times New Roman" w:hAnsi="Times New Roman" w:cs="Times New Roman"/>
        </w:rPr>
        <w:t xml:space="preserve"> optimized </w:t>
      </w:r>
      <w:r w:rsidRPr="00A670AA">
        <w:rPr>
          <w:rFonts w:ascii="Times New Roman" w:hAnsi="Times New Roman" w:cs="Times New Roman"/>
          <w:b/>
          <w:bCs/>
        </w:rPr>
        <w:t>Socket.io</w:t>
      </w:r>
      <w:r w:rsidRPr="00A670AA">
        <w:rPr>
          <w:rFonts w:ascii="Times New Roman" w:hAnsi="Times New Roman" w:cs="Times New Roman"/>
        </w:rPr>
        <w:t xml:space="preserve"> to handle 1000 concurrent connections with minimal memory.</w:t>
      </w:r>
    </w:p>
    <w:p w14:paraId="46B81138" w14:textId="77777777" w:rsidR="00A670AA" w:rsidRPr="00A670AA" w:rsidRDefault="00A670AA" w:rsidP="00A670AA">
      <w:pPr>
        <w:spacing w:before="24" w:after="24" w:line="276" w:lineRule="auto"/>
        <w:rPr>
          <w:rFonts w:ascii="Times New Roman" w:eastAsia="Calibri" w:hAnsi="Times New Roman" w:cs="Times New Roman"/>
          <w:b/>
          <w:bCs/>
        </w:rPr>
      </w:pPr>
    </w:p>
    <w:p w14:paraId="1E796CC2"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Mayank</w:t>
      </w:r>
      <w:r w:rsidRPr="00A670AA">
        <w:rPr>
          <w:rFonts w:ascii="Times New Roman" w:eastAsia="Calibri" w:hAnsi="Times New Roman" w:cs="Times New Roman"/>
        </w:rPr>
        <w:t xml:space="preserve"> integrated real-time updates into a table, refreshing without page reloads, enhancing organizer efficiency for community events. </w:t>
      </w:r>
      <w:r w:rsidRPr="00A670AA">
        <w:rPr>
          <w:rFonts w:ascii="Times New Roman" w:eastAsia="Calibri" w:hAnsi="Times New Roman" w:cs="Times New Roman"/>
          <w:b/>
          <w:bCs/>
        </w:rPr>
        <w:t>Ishu</w:t>
      </w:r>
      <w:r w:rsidRPr="00A670AA">
        <w:rPr>
          <w:rFonts w:ascii="Times New Roman" w:eastAsia="Calibri" w:hAnsi="Times New Roman" w:cs="Times New Roman"/>
        </w:rPr>
        <w:t xml:space="preserve"> added error handling to reconnect dropped WebSocket sessions, logging issues to logs/. The module ensures timely alerts, like sold-out events, in real time.</w:t>
      </w:r>
    </w:p>
    <w:p w14:paraId="334E1908" w14:textId="77777777" w:rsidR="00A670AA" w:rsidRPr="00A670AA" w:rsidRDefault="00A670AA" w:rsidP="00A670AA">
      <w:pPr>
        <w:spacing w:before="24" w:after="24" w:line="276" w:lineRule="auto"/>
        <w:rPr>
          <w:rFonts w:ascii="Times New Roman" w:eastAsia="Calibri" w:hAnsi="Times New Roman" w:cs="Times New Roman"/>
        </w:rPr>
      </w:pPr>
    </w:p>
    <w:p w14:paraId="5623177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This real-time implementation delivers dynamic updates, showcasing our technical expertise for our degree program. It supports scalability and future features like live analytics.</w:t>
      </w:r>
    </w:p>
    <w:p w14:paraId="1B489FC7"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4C2663D1"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7D0308C"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4.8 Security Implementation</w:t>
      </w:r>
    </w:p>
    <w:p w14:paraId="08E37315" w14:textId="77777777" w:rsidR="00A670AA" w:rsidRPr="00A670AA" w:rsidRDefault="00A670AA" w:rsidP="00A670AA">
      <w:pPr>
        <w:spacing w:before="24" w:after="24" w:line="276" w:lineRule="auto"/>
        <w:rPr>
          <w:rFonts w:ascii="Times New Roman" w:eastAsia="Calibri" w:hAnsi="Times New Roman" w:cs="Times New Roman"/>
        </w:rPr>
      </w:pPr>
    </w:p>
    <w:p w14:paraId="18C2A8CD" w14:textId="77777777" w:rsidR="00A670AA" w:rsidRPr="00A670AA" w:rsidRDefault="00A670AA" w:rsidP="00A670AA">
      <w:pPr>
        <w:spacing w:before="24" w:after="24" w:line="276" w:lineRule="auto"/>
        <w:rPr>
          <w:rFonts w:ascii="Times New Roman" w:eastAsia="Calibri" w:hAnsi="Times New Roman" w:cs="Times New Roman"/>
        </w:rPr>
      </w:pPr>
    </w:p>
    <w:p w14:paraId="7ED26E7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Security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implemented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protects user data across all eight modules. </w:t>
      </w:r>
      <w:r w:rsidRPr="00A670AA">
        <w:rPr>
          <w:rFonts w:ascii="Times New Roman" w:hAnsi="Times New Roman" w:cs="Times New Roman"/>
          <w:b/>
          <w:bCs/>
        </w:rPr>
        <w:t>JWT</w:t>
      </w:r>
      <w:r w:rsidRPr="00A670AA">
        <w:rPr>
          <w:rFonts w:ascii="Times New Roman" w:hAnsi="Times New Roman" w:cs="Times New Roman"/>
        </w:rPr>
        <w:t xml:space="preserve"> authentication, coded in server/controllers/authController.js, issues tokens on login, validated by middleware for APIs like /events/create. </w:t>
      </w:r>
      <w:r w:rsidRPr="00A670AA">
        <w:rPr>
          <w:rFonts w:ascii="Times New Roman" w:hAnsi="Times New Roman" w:cs="Times New Roman"/>
          <w:b/>
          <w:bCs/>
        </w:rPr>
        <w:t>TLS</w:t>
      </w:r>
      <w:r w:rsidRPr="00A670AA">
        <w:rPr>
          <w:rFonts w:ascii="Times New Roman" w:hAnsi="Times New Roman" w:cs="Times New Roman"/>
        </w:rPr>
        <w:t xml:space="preserve"> encrypts data between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clients, securing </w:t>
      </w:r>
      <w:r w:rsidRPr="00A670AA">
        <w:rPr>
          <w:rFonts w:ascii="Times New Roman" w:hAnsi="Times New Roman" w:cs="Times New Roman"/>
          <w:b/>
          <w:bCs/>
        </w:rPr>
        <w:t>QR codes</w:t>
      </w:r>
      <w:r w:rsidRPr="00A670AA">
        <w:rPr>
          <w:rFonts w:ascii="Times New Roman" w:hAnsi="Times New Roman" w:cs="Times New Roman"/>
        </w:rPr>
        <w:t xml:space="preserve"> and bookings.</w:t>
      </w:r>
    </w:p>
    <w:p w14:paraId="69E52C63" w14:textId="77777777" w:rsidR="00A670AA" w:rsidRPr="00A670AA" w:rsidRDefault="00A670AA" w:rsidP="00A670AA">
      <w:pPr>
        <w:spacing w:before="24" w:after="24" w:line="276" w:lineRule="auto"/>
        <w:rPr>
          <w:rFonts w:ascii="Times New Roman" w:eastAsia="Calibri" w:hAnsi="Times New Roman" w:cs="Times New Roman"/>
          <w:b/>
          <w:bCs/>
        </w:rPr>
      </w:pPr>
    </w:p>
    <w:p w14:paraId="17E4CBBA"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used </w:t>
      </w:r>
      <w:proofErr w:type="spellStart"/>
      <w:r w:rsidRPr="00A670AA">
        <w:rPr>
          <w:rFonts w:ascii="Times New Roman" w:hAnsi="Times New Roman" w:cs="Times New Roman"/>
          <w:b/>
          <w:bCs/>
        </w:rPr>
        <w:t>bcrypt</w:t>
      </w:r>
      <w:proofErr w:type="spellEnd"/>
      <w:r w:rsidRPr="00A670AA">
        <w:rPr>
          <w:rFonts w:ascii="Times New Roman" w:hAnsi="Times New Roman" w:cs="Times New Roman"/>
        </w:rPr>
        <w:t xml:space="preserve"> to hash passwords in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Users schema, with </w:t>
      </w:r>
      <w:r w:rsidRPr="00A670AA">
        <w:rPr>
          <w:rFonts w:ascii="Times New Roman" w:hAnsi="Times New Roman" w:cs="Times New Roman"/>
          <w:b/>
          <w:bCs/>
        </w:rPr>
        <w:t>Helmet</w:t>
      </w:r>
      <w:r w:rsidRPr="00A670AA">
        <w:rPr>
          <w:rFonts w:ascii="Times New Roman" w:hAnsi="Times New Roman" w:cs="Times New Roman"/>
        </w:rPr>
        <w:t xml:space="preserve"> mitigating XSS attacks via HTTP headers. Rate-limiting caps APIs at 100 requests per minute per IP, fitting </w:t>
      </w:r>
      <w:r w:rsidRPr="00A670AA">
        <w:rPr>
          <w:rFonts w:ascii="Times New Roman" w:hAnsi="Times New Roman" w:cs="Times New Roman"/>
          <w:b/>
          <w:bCs/>
        </w:rPr>
        <w:t>Render’s</w:t>
      </w:r>
      <w:r w:rsidRPr="00A670AA">
        <w:rPr>
          <w:rFonts w:ascii="Times New Roman" w:hAnsi="Times New Roman" w:cs="Times New Roman"/>
        </w:rPr>
        <w:t xml:space="preserve"> 512 MB RAM. </w:t>
      </w:r>
      <w:r w:rsidRPr="00A670AA">
        <w:rPr>
          <w:rFonts w:ascii="Times New Roman" w:hAnsi="Times New Roman" w:cs="Times New Roman"/>
          <w:b/>
          <w:bCs/>
        </w:rPr>
        <w:t>Socket.io</w:t>
      </w:r>
      <w:r w:rsidRPr="00A670AA">
        <w:rPr>
          <w:rFonts w:ascii="Times New Roman" w:hAnsi="Times New Roman" w:cs="Times New Roman"/>
        </w:rPr>
        <w:t xml:space="preserve"> connections for real-time updates use </w:t>
      </w:r>
      <w:r w:rsidRPr="00A670AA">
        <w:rPr>
          <w:rFonts w:ascii="Times New Roman" w:hAnsi="Times New Roman" w:cs="Times New Roman"/>
          <w:b/>
          <w:bCs/>
        </w:rPr>
        <w:t>TLS</w:t>
      </w:r>
      <w:r w:rsidRPr="00A670AA">
        <w:rPr>
          <w:rFonts w:ascii="Times New Roman" w:hAnsi="Times New Roman" w:cs="Times New Roman"/>
        </w:rPr>
        <w:t xml:space="preserve">, and input validation in server/middleware/ blocks injection attacks.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restricts UI components by role, using </w:t>
      </w:r>
      <w:r w:rsidRPr="00A670AA">
        <w:rPr>
          <w:rFonts w:ascii="Times New Roman" w:hAnsi="Times New Roman" w:cs="Times New Roman"/>
          <w:b/>
          <w:bCs/>
        </w:rPr>
        <w:t>React Context</w:t>
      </w:r>
      <w:r w:rsidRPr="00A670AA">
        <w:rPr>
          <w:rFonts w:ascii="Times New Roman" w:hAnsi="Times New Roman" w:cs="Times New Roman"/>
        </w:rPr>
        <w:t>.</w:t>
      </w:r>
    </w:p>
    <w:p w14:paraId="3F68586A" w14:textId="77777777" w:rsidR="00A670AA" w:rsidRPr="00A670AA" w:rsidRDefault="00A670AA" w:rsidP="00A670AA">
      <w:pPr>
        <w:spacing w:before="24" w:after="24" w:line="276" w:lineRule="auto"/>
        <w:rPr>
          <w:rFonts w:ascii="Times New Roman" w:eastAsia="Calibri" w:hAnsi="Times New Roman" w:cs="Times New Roman"/>
        </w:rPr>
      </w:pPr>
    </w:p>
    <w:p w14:paraId="2114BD0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Security tests with </w:t>
      </w:r>
      <w:r w:rsidRPr="00A670AA">
        <w:rPr>
          <w:rFonts w:ascii="Times New Roman" w:hAnsi="Times New Roman" w:cs="Times New Roman"/>
          <w:b/>
          <w:bCs/>
        </w:rPr>
        <w:t>Jest</w:t>
      </w:r>
      <w:r w:rsidRPr="00A670AA">
        <w:rPr>
          <w:rFonts w:ascii="Times New Roman" w:hAnsi="Times New Roman" w:cs="Times New Roman"/>
        </w:rPr>
        <w:t xml:space="preserve"> and </w:t>
      </w:r>
      <w:r w:rsidRPr="00A670AA">
        <w:rPr>
          <w:rFonts w:ascii="Times New Roman" w:hAnsi="Times New Roman" w:cs="Times New Roman"/>
          <w:b/>
          <w:bCs/>
        </w:rPr>
        <w:t>Cypress</w:t>
      </w:r>
      <w:r w:rsidRPr="00A670AA">
        <w:rPr>
          <w:rFonts w:ascii="Times New Roman" w:hAnsi="Times New Roman" w:cs="Times New Roman"/>
        </w:rPr>
        <w:t xml:space="preserve"> achieved 95% coverage, fixing token expiration issues.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logged errors to logs/, ensuring traceability. This implementation safeguards community events, building trust.</w:t>
      </w:r>
    </w:p>
    <w:p w14:paraId="33A4FD01" w14:textId="77777777" w:rsidR="00A670AA" w:rsidRPr="00A670AA" w:rsidRDefault="00A670AA" w:rsidP="00A670AA">
      <w:pPr>
        <w:spacing w:before="24" w:after="24" w:line="276" w:lineRule="auto"/>
        <w:ind w:firstLine="630"/>
        <w:jc w:val="both"/>
        <w:rPr>
          <w:rFonts w:ascii="Times New Roman" w:hAnsi="Times New Roman" w:cs="Times New Roman"/>
        </w:rPr>
      </w:pPr>
    </w:p>
    <w:tbl>
      <w:tblPr>
        <w:tblStyle w:val="TableGrid1"/>
        <w:tblW w:w="0" w:type="auto"/>
        <w:tblInd w:w="0" w:type="dxa"/>
        <w:tblLook w:val="04A0" w:firstRow="1" w:lastRow="0" w:firstColumn="1" w:lastColumn="0" w:noHBand="0" w:noVBand="1"/>
      </w:tblPr>
      <w:tblGrid>
        <w:gridCol w:w="1496"/>
        <w:gridCol w:w="2322"/>
      </w:tblGrid>
      <w:tr w:rsidR="00A670AA" w:rsidRPr="00A670AA" w14:paraId="074CF12A"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5B8AD711"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Measure</w:t>
            </w:r>
          </w:p>
        </w:tc>
        <w:tc>
          <w:tcPr>
            <w:tcW w:w="0" w:type="auto"/>
            <w:tcBorders>
              <w:top w:val="single" w:sz="4" w:space="0" w:color="auto"/>
              <w:left w:val="single" w:sz="4" w:space="0" w:color="auto"/>
              <w:bottom w:val="single" w:sz="4" w:space="0" w:color="auto"/>
              <w:right w:val="single" w:sz="4" w:space="0" w:color="auto"/>
            </w:tcBorders>
            <w:hideMark/>
          </w:tcPr>
          <w:p w14:paraId="7869A0DB"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Purpose</w:t>
            </w:r>
          </w:p>
        </w:tc>
      </w:tr>
      <w:tr w:rsidR="00A670AA" w:rsidRPr="00A670AA" w14:paraId="532B34AD"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2DCC989F" w14:textId="77777777" w:rsidR="00A670AA" w:rsidRPr="00A670AA" w:rsidRDefault="00A670AA" w:rsidP="00A670AA">
            <w:pPr>
              <w:spacing w:before="24" w:after="24"/>
              <w:rPr>
                <w:rFonts w:ascii="Times New Roman" w:hAnsi="Times New Roman"/>
              </w:rPr>
            </w:pPr>
            <w:r w:rsidRPr="00A670AA">
              <w:rPr>
                <w:rFonts w:ascii="Times New Roman" w:hAnsi="Times New Roman"/>
              </w:rPr>
              <w:t>JWT</w:t>
            </w:r>
          </w:p>
        </w:tc>
        <w:tc>
          <w:tcPr>
            <w:tcW w:w="0" w:type="auto"/>
            <w:tcBorders>
              <w:top w:val="single" w:sz="4" w:space="0" w:color="auto"/>
              <w:left w:val="single" w:sz="4" w:space="0" w:color="auto"/>
              <w:bottom w:val="single" w:sz="4" w:space="0" w:color="auto"/>
              <w:right w:val="single" w:sz="4" w:space="0" w:color="auto"/>
            </w:tcBorders>
            <w:hideMark/>
          </w:tcPr>
          <w:p w14:paraId="1D07E6BA" w14:textId="77777777" w:rsidR="00A670AA" w:rsidRPr="00A670AA" w:rsidRDefault="00A670AA" w:rsidP="00A670AA">
            <w:pPr>
              <w:spacing w:before="24" w:after="24"/>
              <w:rPr>
                <w:rFonts w:ascii="Times New Roman" w:hAnsi="Times New Roman"/>
              </w:rPr>
            </w:pPr>
            <w:r w:rsidRPr="00A670AA">
              <w:rPr>
                <w:rFonts w:ascii="Times New Roman" w:hAnsi="Times New Roman"/>
              </w:rPr>
              <w:t>Secure API access</w:t>
            </w:r>
          </w:p>
        </w:tc>
      </w:tr>
      <w:tr w:rsidR="00A670AA" w:rsidRPr="00A670AA" w14:paraId="54D455F5"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B90B926" w14:textId="77777777" w:rsidR="00A670AA" w:rsidRPr="00A670AA" w:rsidRDefault="00A670AA" w:rsidP="00A670AA">
            <w:pPr>
              <w:spacing w:before="24" w:after="24"/>
              <w:rPr>
                <w:rFonts w:ascii="Times New Roman" w:hAnsi="Times New Roman"/>
              </w:rPr>
            </w:pPr>
            <w:r w:rsidRPr="00A670AA">
              <w:rPr>
                <w:rFonts w:ascii="Times New Roman" w:hAnsi="Times New Roman"/>
              </w:rPr>
              <w:t>TLS</w:t>
            </w:r>
          </w:p>
        </w:tc>
        <w:tc>
          <w:tcPr>
            <w:tcW w:w="0" w:type="auto"/>
            <w:tcBorders>
              <w:top w:val="single" w:sz="4" w:space="0" w:color="auto"/>
              <w:left w:val="single" w:sz="4" w:space="0" w:color="auto"/>
              <w:bottom w:val="single" w:sz="4" w:space="0" w:color="auto"/>
              <w:right w:val="single" w:sz="4" w:space="0" w:color="auto"/>
            </w:tcBorders>
            <w:hideMark/>
          </w:tcPr>
          <w:p w14:paraId="3A1BBAA6" w14:textId="77777777" w:rsidR="00A670AA" w:rsidRPr="00A670AA" w:rsidRDefault="00A670AA" w:rsidP="00A670AA">
            <w:pPr>
              <w:spacing w:before="24" w:after="24"/>
              <w:rPr>
                <w:rFonts w:ascii="Times New Roman" w:hAnsi="Times New Roman"/>
              </w:rPr>
            </w:pPr>
            <w:r w:rsidRPr="00A670AA">
              <w:rPr>
                <w:rFonts w:ascii="Times New Roman" w:hAnsi="Times New Roman"/>
              </w:rPr>
              <w:t>Encrypt data transfers</w:t>
            </w:r>
          </w:p>
        </w:tc>
      </w:tr>
      <w:tr w:rsidR="00A670AA" w:rsidRPr="00A670AA" w14:paraId="085BAAE4"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70F2882B" w14:textId="77777777" w:rsidR="00A670AA" w:rsidRPr="00A670AA" w:rsidRDefault="00A670AA" w:rsidP="00A670AA">
            <w:pPr>
              <w:spacing w:before="24" w:after="24"/>
              <w:rPr>
                <w:rFonts w:ascii="Times New Roman" w:hAnsi="Times New Roman"/>
              </w:rPr>
            </w:pPr>
            <w:proofErr w:type="spellStart"/>
            <w:r w:rsidRPr="00A670AA">
              <w:rPr>
                <w:rFonts w:ascii="Times New Roman" w:hAnsi="Times New Roman"/>
              </w:rPr>
              <w:t>bcrypt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5ED69B" w14:textId="77777777" w:rsidR="00A670AA" w:rsidRPr="00A670AA" w:rsidRDefault="00A670AA" w:rsidP="00A670AA">
            <w:pPr>
              <w:spacing w:before="24" w:after="24"/>
              <w:rPr>
                <w:rFonts w:ascii="Times New Roman" w:hAnsi="Times New Roman"/>
              </w:rPr>
            </w:pPr>
            <w:r w:rsidRPr="00A670AA">
              <w:rPr>
                <w:rFonts w:ascii="Times New Roman" w:hAnsi="Times New Roman"/>
              </w:rPr>
              <w:t>Hash passwords</w:t>
            </w:r>
          </w:p>
        </w:tc>
      </w:tr>
      <w:tr w:rsidR="00A670AA" w:rsidRPr="00A670AA" w14:paraId="7943DC17"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FB7913E" w14:textId="77777777" w:rsidR="00A670AA" w:rsidRPr="00A670AA" w:rsidRDefault="00A670AA" w:rsidP="00A670AA">
            <w:pPr>
              <w:spacing w:before="24" w:after="24"/>
              <w:rPr>
                <w:rFonts w:ascii="Times New Roman" w:hAnsi="Times New Roman"/>
              </w:rPr>
            </w:pPr>
            <w:r w:rsidRPr="00A670AA">
              <w:rPr>
                <w:rFonts w:ascii="Times New Roman" w:hAnsi="Times New Roman"/>
              </w:rPr>
              <w:t>Rate-limiting</w:t>
            </w:r>
          </w:p>
        </w:tc>
        <w:tc>
          <w:tcPr>
            <w:tcW w:w="0" w:type="auto"/>
            <w:tcBorders>
              <w:top w:val="single" w:sz="4" w:space="0" w:color="auto"/>
              <w:left w:val="single" w:sz="4" w:space="0" w:color="auto"/>
              <w:bottom w:val="single" w:sz="4" w:space="0" w:color="auto"/>
              <w:right w:val="single" w:sz="4" w:space="0" w:color="auto"/>
            </w:tcBorders>
            <w:hideMark/>
          </w:tcPr>
          <w:p w14:paraId="004BDC02" w14:textId="77777777" w:rsidR="00A670AA" w:rsidRPr="00A670AA" w:rsidRDefault="00A670AA" w:rsidP="00A670AA">
            <w:pPr>
              <w:spacing w:before="24" w:after="24"/>
              <w:rPr>
                <w:rFonts w:ascii="Times New Roman" w:hAnsi="Times New Roman"/>
              </w:rPr>
            </w:pPr>
            <w:r w:rsidRPr="00A670AA">
              <w:rPr>
                <w:rFonts w:ascii="Times New Roman" w:hAnsi="Times New Roman"/>
              </w:rPr>
              <w:t>Prevent DDoS</w:t>
            </w:r>
          </w:p>
        </w:tc>
      </w:tr>
    </w:tbl>
    <w:p w14:paraId="6A4E476F" w14:textId="77777777" w:rsidR="00500F03" w:rsidRDefault="00500F03" w:rsidP="00A670AA">
      <w:pPr>
        <w:spacing w:before="24" w:after="24" w:line="276" w:lineRule="auto"/>
        <w:rPr>
          <w:rFonts w:ascii="Times New Roman" w:eastAsia="Calibri" w:hAnsi="Times New Roman" w:cs="Times New Roman"/>
          <w:b/>
          <w:bCs/>
        </w:rPr>
      </w:pPr>
    </w:p>
    <w:p w14:paraId="3B5F545F" w14:textId="3895EA6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Table 4.1</w:t>
      </w:r>
      <w:r w:rsidRPr="00A670AA">
        <w:rPr>
          <w:rFonts w:ascii="Times New Roman" w:eastAsia="Calibri" w:hAnsi="Times New Roman" w:cs="Times New Roman"/>
        </w:rPr>
        <w:t>: Security Measures</w:t>
      </w:r>
    </w:p>
    <w:p w14:paraId="533485AB" w14:textId="77777777" w:rsidR="00A670AA" w:rsidRPr="00A670AA" w:rsidRDefault="00A670AA" w:rsidP="00A670AA">
      <w:pPr>
        <w:spacing w:before="24" w:after="24" w:line="276" w:lineRule="auto"/>
        <w:rPr>
          <w:rFonts w:ascii="Times New Roman" w:eastAsia="Calibri" w:hAnsi="Times New Roman" w:cs="Times New Roman"/>
        </w:rPr>
      </w:pPr>
    </w:p>
    <w:p w14:paraId="20F8E410"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This security implementation ensures robust protection, showcasing our technical expertise for our degree program.</w:t>
      </w:r>
    </w:p>
    <w:p w14:paraId="075205B8"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70B2176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B385654"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4.9 Testing</w:t>
      </w:r>
    </w:p>
    <w:p w14:paraId="3B54D039" w14:textId="77777777" w:rsidR="00A670AA" w:rsidRPr="00A670AA" w:rsidRDefault="00A670AA" w:rsidP="00A670AA">
      <w:pPr>
        <w:spacing w:before="24" w:after="24" w:line="276" w:lineRule="auto"/>
        <w:rPr>
          <w:rFonts w:ascii="Times New Roman" w:eastAsia="Calibri" w:hAnsi="Times New Roman" w:cs="Times New Roman"/>
        </w:rPr>
      </w:pPr>
    </w:p>
    <w:p w14:paraId="3FC4F05A" w14:textId="77777777" w:rsidR="00A670AA" w:rsidRPr="00A670AA" w:rsidRDefault="00A670AA" w:rsidP="00A670AA">
      <w:pPr>
        <w:spacing w:before="24" w:after="24" w:line="276" w:lineRule="auto"/>
        <w:rPr>
          <w:rFonts w:ascii="Times New Roman" w:eastAsia="Calibri" w:hAnsi="Times New Roman" w:cs="Times New Roman"/>
        </w:rPr>
      </w:pPr>
    </w:p>
    <w:p w14:paraId="014577C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Testing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led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ensured reliability across all eight modules. </w:t>
      </w:r>
      <w:r w:rsidRPr="00A670AA">
        <w:rPr>
          <w:rFonts w:ascii="Times New Roman" w:hAnsi="Times New Roman" w:cs="Times New Roman"/>
          <w:b/>
          <w:bCs/>
        </w:rPr>
        <w:t>Jest</w:t>
      </w:r>
      <w:r w:rsidRPr="00A670AA">
        <w:rPr>
          <w:rFonts w:ascii="Times New Roman" w:hAnsi="Times New Roman" w:cs="Times New Roman"/>
        </w:rPr>
        <w:t xml:space="preserve"> was used for unit tests on </w:t>
      </w:r>
      <w:r w:rsidRPr="00A670AA">
        <w:rPr>
          <w:rFonts w:ascii="Times New Roman" w:hAnsi="Times New Roman" w:cs="Times New Roman"/>
          <w:b/>
          <w:bCs/>
        </w:rPr>
        <w:t>Node.js</w:t>
      </w:r>
      <w:r w:rsidRPr="00A670AA">
        <w:rPr>
          <w:rFonts w:ascii="Times New Roman" w:hAnsi="Times New Roman" w:cs="Times New Roman"/>
        </w:rPr>
        <w:t xml:space="preserve"> APIs, covering /events and /bookings, achieving 90% coverage. </w:t>
      </w:r>
      <w:r w:rsidRPr="00A670AA">
        <w:rPr>
          <w:rFonts w:ascii="Times New Roman" w:hAnsi="Times New Roman" w:cs="Times New Roman"/>
          <w:b/>
          <w:bCs/>
        </w:rPr>
        <w:t>Cypress</w:t>
      </w:r>
      <w:r w:rsidRPr="00A670AA">
        <w:rPr>
          <w:rFonts w:ascii="Times New Roman" w:hAnsi="Times New Roman" w:cs="Times New Roman"/>
        </w:rPr>
        <w:t xml:space="preserve"> tested end-to-end flows, like booking and </w:t>
      </w:r>
      <w:r w:rsidRPr="00A670AA">
        <w:rPr>
          <w:rFonts w:ascii="Times New Roman" w:hAnsi="Times New Roman" w:cs="Times New Roman"/>
          <w:b/>
          <w:bCs/>
        </w:rPr>
        <w:t>QR code</w:t>
      </w:r>
      <w:r w:rsidRPr="00A670AA">
        <w:rPr>
          <w:rFonts w:ascii="Times New Roman" w:hAnsi="Times New Roman" w:cs="Times New Roman"/>
        </w:rPr>
        <w:t xml:space="preserve"> verification, simulating 1000 users. Tests ran on local setups, with logs in server/logs</w:t>
      </w:r>
      <w:proofErr w:type="gramStart"/>
      <w:r w:rsidRPr="00A670AA">
        <w:rPr>
          <w:rFonts w:ascii="Times New Roman" w:hAnsi="Times New Roman" w:cs="Times New Roman"/>
        </w:rPr>
        <w:t>/ .</w:t>
      </w:r>
      <w:proofErr w:type="gramEnd"/>
    </w:p>
    <w:p w14:paraId="6110C0E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AC5D6FB"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tested </w:t>
      </w:r>
      <w:r w:rsidRPr="00A670AA">
        <w:rPr>
          <w:rFonts w:ascii="Times New Roman" w:hAnsi="Times New Roman" w:cs="Times New Roman"/>
          <w:b/>
          <w:bCs/>
        </w:rPr>
        <w:t>JWT</w:t>
      </w:r>
      <w:r w:rsidRPr="00A670AA">
        <w:rPr>
          <w:rFonts w:ascii="Times New Roman" w:hAnsi="Times New Roman" w:cs="Times New Roman"/>
        </w:rPr>
        <w:t xml:space="preserve"> authentication, validating token expiration and role access, fixing a bug where organizers accessed admin APIs. </w:t>
      </w:r>
      <w:r w:rsidRPr="00A670AA">
        <w:rPr>
          <w:rFonts w:ascii="Times New Roman" w:hAnsi="Times New Roman" w:cs="Times New Roman"/>
          <w:b/>
          <w:bCs/>
        </w:rPr>
        <w:t>Socket.io</w:t>
      </w:r>
      <w:r w:rsidRPr="00A670AA">
        <w:rPr>
          <w:rFonts w:ascii="Times New Roman" w:hAnsi="Times New Roman" w:cs="Times New Roman"/>
        </w:rPr>
        <w:t xml:space="preserve"> real-time updates were verified to sync in 500ms, and </w:t>
      </w:r>
      <w:r w:rsidRPr="00A670AA">
        <w:rPr>
          <w:rFonts w:ascii="Times New Roman" w:hAnsi="Times New Roman" w:cs="Times New Roman"/>
          <w:b/>
          <w:bCs/>
        </w:rPr>
        <w:t>Workbox</w:t>
      </w:r>
      <w:r w:rsidRPr="00A670AA">
        <w:rPr>
          <w:rFonts w:ascii="Times New Roman" w:hAnsi="Times New Roman" w:cs="Times New Roman"/>
        </w:rPr>
        <w:t xml:space="preserve"> offline caching ensured </w:t>
      </w:r>
      <w:r w:rsidRPr="00A670AA">
        <w:rPr>
          <w:rFonts w:ascii="Times New Roman" w:hAnsi="Times New Roman" w:cs="Times New Roman"/>
          <w:b/>
          <w:bCs/>
        </w:rPr>
        <w:t>QR codes</w:t>
      </w:r>
      <w:r w:rsidRPr="00A670AA">
        <w:rPr>
          <w:rFonts w:ascii="Times New Roman" w:hAnsi="Times New Roman" w:cs="Times New Roman"/>
        </w:rPr>
        <w:t xml:space="preserve"> displayed without internet.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queries were stress-tested, maintaining 100ms performance within 512 MB.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UI was checked for responsiveness across 320px-1200px screens.</w:t>
      </w:r>
    </w:p>
    <w:p w14:paraId="72D537CB" w14:textId="77777777" w:rsidR="00A670AA" w:rsidRPr="00A670AA" w:rsidRDefault="00A670AA" w:rsidP="00A670AA">
      <w:pPr>
        <w:spacing w:before="24" w:after="24" w:line="276" w:lineRule="auto"/>
        <w:rPr>
          <w:rFonts w:ascii="Times New Roman" w:eastAsia="Calibri" w:hAnsi="Times New Roman" w:cs="Times New Roman"/>
          <w:b/>
          <w:bCs/>
        </w:rPr>
      </w:pPr>
    </w:p>
    <w:p w14:paraId="78CA541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recommendations and </w:t>
      </w:r>
      <w:r w:rsidRPr="00A670AA">
        <w:rPr>
          <w:rFonts w:ascii="Times New Roman" w:hAnsi="Times New Roman" w:cs="Times New Roman"/>
          <w:b/>
          <w:bCs/>
        </w:rPr>
        <w:t>Brain.js</w:t>
      </w:r>
      <w:r w:rsidRPr="00A670AA">
        <w:rPr>
          <w:rFonts w:ascii="Times New Roman" w:hAnsi="Times New Roman" w:cs="Times New Roman"/>
        </w:rPr>
        <w:t xml:space="preserve"> chatbot were tested with synthetic data, achieving 85% accuracy and 200ms response times. Security tests confirmed </w:t>
      </w:r>
      <w:r w:rsidRPr="00A670AA">
        <w:rPr>
          <w:rFonts w:ascii="Times New Roman" w:hAnsi="Times New Roman" w:cs="Times New Roman"/>
          <w:b/>
          <w:bCs/>
        </w:rPr>
        <w:t>TLS</w:t>
      </w:r>
      <w:r w:rsidRPr="00A670AA">
        <w:rPr>
          <w:rFonts w:ascii="Times New Roman" w:hAnsi="Times New Roman" w:cs="Times New Roman"/>
        </w:rPr>
        <w:t xml:space="preserve"> encryption and </w:t>
      </w:r>
      <w:r w:rsidRPr="00A670AA">
        <w:rPr>
          <w:rFonts w:ascii="Times New Roman" w:hAnsi="Times New Roman" w:cs="Times New Roman"/>
          <w:b/>
          <w:bCs/>
        </w:rPr>
        <w:t>Helmet</w:t>
      </w:r>
      <w:r w:rsidRPr="00A670AA">
        <w:rPr>
          <w:rFonts w:ascii="Times New Roman" w:hAnsi="Times New Roman" w:cs="Times New Roman"/>
        </w:rPr>
        <w:t xml:space="preserve"> headers protected against XSS. Tests identified and resolved a </w:t>
      </w:r>
      <w:r w:rsidRPr="00A670AA">
        <w:rPr>
          <w:rFonts w:ascii="Times New Roman" w:hAnsi="Times New Roman" w:cs="Times New Roman"/>
          <w:b/>
          <w:bCs/>
        </w:rPr>
        <w:t>Render</w:t>
      </w:r>
      <w:r w:rsidRPr="00A670AA">
        <w:rPr>
          <w:rFonts w:ascii="Times New Roman" w:hAnsi="Times New Roman" w:cs="Times New Roman"/>
        </w:rPr>
        <w:t xml:space="preserve"> memory overflow during peak loads, optimized by </w:t>
      </w:r>
      <w:r w:rsidRPr="00A670AA">
        <w:rPr>
          <w:rFonts w:ascii="Times New Roman" w:hAnsi="Times New Roman" w:cs="Times New Roman"/>
          <w:b/>
          <w:bCs/>
        </w:rPr>
        <w:t>Ishu</w:t>
      </w:r>
      <w:r w:rsidRPr="00A670AA">
        <w:rPr>
          <w:rFonts w:ascii="Times New Roman" w:hAnsi="Times New Roman" w:cs="Times New Roman"/>
        </w:rPr>
        <w:t>.</w:t>
      </w:r>
    </w:p>
    <w:p w14:paraId="0507EA9E" w14:textId="77777777" w:rsidR="00A670AA" w:rsidRPr="00A670AA" w:rsidRDefault="00A670AA" w:rsidP="00A670AA">
      <w:pPr>
        <w:spacing w:before="24" w:after="24" w:line="276" w:lineRule="auto"/>
        <w:ind w:firstLine="630"/>
        <w:jc w:val="both"/>
        <w:rPr>
          <w:rFonts w:ascii="Times New Roman" w:hAnsi="Times New Roman" w:cs="Times New Roman"/>
        </w:rPr>
      </w:pPr>
    </w:p>
    <w:p w14:paraId="1BC06C2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testing phase ensured a robust system for community events, showcasing our technical expertise for our degree program. It supports scalability and future enhancements.</w:t>
      </w:r>
      <w:r w:rsidRPr="00A670AA">
        <w:rPr>
          <w:rFonts w:ascii="Times New Roman" w:hAnsi="Times New Roman" w:cs="Times New Roman"/>
        </w:rPr>
        <w:br w:type="page"/>
      </w:r>
    </w:p>
    <w:p w14:paraId="40026D0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81CD931"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4.10 Deployment</w:t>
      </w:r>
    </w:p>
    <w:p w14:paraId="45C5031E" w14:textId="77777777" w:rsidR="00A670AA" w:rsidRPr="00A670AA" w:rsidRDefault="00A670AA" w:rsidP="00A670AA">
      <w:pPr>
        <w:spacing w:before="24" w:after="24" w:line="276" w:lineRule="auto"/>
        <w:rPr>
          <w:rFonts w:ascii="Times New Roman" w:eastAsia="Calibri" w:hAnsi="Times New Roman" w:cs="Times New Roman"/>
        </w:rPr>
      </w:pPr>
    </w:p>
    <w:p w14:paraId="32157954" w14:textId="77777777" w:rsidR="00A670AA" w:rsidRPr="00A670AA" w:rsidRDefault="00A670AA" w:rsidP="00A670AA">
      <w:pPr>
        <w:spacing w:before="24" w:after="24" w:line="276" w:lineRule="auto"/>
        <w:rPr>
          <w:rFonts w:ascii="Times New Roman" w:eastAsia="Calibri" w:hAnsi="Times New Roman" w:cs="Times New Roman"/>
        </w:rPr>
      </w:pPr>
    </w:p>
    <w:p w14:paraId="7CDC66C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Deploying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managed by </w:t>
      </w:r>
      <w:r w:rsidRPr="00A670AA">
        <w:rPr>
          <w:rFonts w:ascii="Times New Roman" w:hAnsi="Times New Roman" w:cs="Times New Roman"/>
          <w:b/>
          <w:bCs/>
        </w:rPr>
        <w:t>Ishu</w:t>
      </w:r>
      <w:r w:rsidRPr="00A670AA">
        <w:rPr>
          <w:rFonts w:ascii="Times New Roman" w:hAnsi="Times New Roman" w:cs="Times New Roman"/>
        </w:rPr>
        <w:t xml:space="preserve"> in 2.5 months, involved hosting the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and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with </w:t>
      </w:r>
      <w:r w:rsidRPr="00A670AA">
        <w:rPr>
          <w:rFonts w:ascii="Times New Roman" w:hAnsi="Times New Roman" w:cs="Times New Roman"/>
          <w:b/>
          <w:bCs/>
        </w:rPr>
        <w:t>MongoDB Atlas</w:t>
      </w:r>
      <w:r w:rsidRPr="00A670AA">
        <w:rPr>
          <w:rFonts w:ascii="Times New Roman" w:hAnsi="Times New Roman" w:cs="Times New Roman"/>
        </w:rPr>
        <w:t xml:space="preserve"> for the database. </w:t>
      </w:r>
      <w:r w:rsidRPr="00A670AA">
        <w:rPr>
          <w:rFonts w:ascii="Times New Roman" w:hAnsi="Times New Roman" w:cs="Times New Roman"/>
          <w:b/>
          <w:bCs/>
        </w:rPr>
        <w:t>Mayank</w:t>
      </w:r>
      <w:r w:rsidRPr="00A670AA">
        <w:rPr>
          <w:rFonts w:ascii="Times New Roman" w:hAnsi="Times New Roman" w:cs="Times New Roman"/>
        </w:rPr>
        <w:t xml:space="preserve"> deployed the frontend by connecting the client/ Git repository to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enabling automatic builds with minified assets for 100 GB bandwidth. </w:t>
      </w:r>
      <w:r w:rsidRPr="00A670AA">
        <w:rPr>
          <w:rFonts w:ascii="Times New Roman" w:hAnsi="Times New Roman" w:cs="Times New Roman"/>
          <w:b/>
          <w:bCs/>
        </w:rPr>
        <w:t>Ishu</w:t>
      </w:r>
      <w:r w:rsidRPr="00A670AA">
        <w:rPr>
          <w:rFonts w:ascii="Times New Roman" w:hAnsi="Times New Roman" w:cs="Times New Roman"/>
        </w:rPr>
        <w:t xml:space="preserve"> pushed the server/ codebase to </w:t>
      </w:r>
      <w:r w:rsidRPr="00A670AA">
        <w:rPr>
          <w:rFonts w:ascii="Times New Roman" w:hAnsi="Times New Roman" w:cs="Times New Roman"/>
          <w:b/>
          <w:bCs/>
        </w:rPr>
        <w:t>Render</w:t>
      </w:r>
      <w:r w:rsidRPr="00A670AA">
        <w:rPr>
          <w:rFonts w:ascii="Times New Roman" w:hAnsi="Times New Roman" w:cs="Times New Roman"/>
        </w:rPr>
        <w:t xml:space="preserve">, configuring environment variables for </w:t>
      </w:r>
      <w:r w:rsidRPr="00A670AA">
        <w:rPr>
          <w:rFonts w:ascii="Times New Roman" w:hAnsi="Times New Roman" w:cs="Times New Roman"/>
          <w:b/>
          <w:bCs/>
        </w:rPr>
        <w:t>MongoDB URI</w:t>
      </w:r>
      <w:r w:rsidRPr="00A670AA">
        <w:rPr>
          <w:rFonts w:ascii="Times New Roman" w:hAnsi="Times New Roman" w:cs="Times New Roman"/>
        </w:rPr>
        <w:t xml:space="preserve"> and </w:t>
      </w:r>
      <w:r w:rsidRPr="00A670AA">
        <w:rPr>
          <w:rFonts w:ascii="Times New Roman" w:hAnsi="Times New Roman" w:cs="Times New Roman"/>
          <w:b/>
          <w:bCs/>
        </w:rPr>
        <w:t>JWT secret</w:t>
      </w:r>
      <w:r w:rsidRPr="00A670AA">
        <w:rPr>
          <w:rFonts w:ascii="Times New Roman" w:hAnsi="Times New Roman" w:cs="Times New Roman"/>
        </w:rPr>
        <w:t>.</w:t>
      </w:r>
    </w:p>
    <w:p w14:paraId="2E5FC346" w14:textId="77777777" w:rsidR="00A670AA" w:rsidRPr="00A670AA" w:rsidRDefault="00A670AA" w:rsidP="00A670AA">
      <w:pPr>
        <w:spacing w:before="24" w:after="24" w:line="276" w:lineRule="auto"/>
        <w:rPr>
          <w:rFonts w:ascii="Times New Roman" w:eastAsia="Calibri" w:hAnsi="Times New Roman" w:cs="Times New Roman"/>
          <w:b/>
          <w:bCs/>
        </w:rPr>
      </w:pPr>
    </w:p>
    <w:p w14:paraId="2AD32C5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w:t>
      </w:r>
      <w:r w:rsidRPr="00A670AA">
        <w:rPr>
          <w:rFonts w:ascii="Times New Roman" w:hAnsi="Times New Roman" w:cs="Times New Roman"/>
        </w:rPr>
        <w:t xml:space="preserve"> set up </w:t>
      </w:r>
      <w:r w:rsidRPr="00A670AA">
        <w:rPr>
          <w:rFonts w:ascii="Times New Roman" w:hAnsi="Times New Roman" w:cs="Times New Roman"/>
          <w:b/>
          <w:bCs/>
        </w:rPr>
        <w:t>MongoDB Atlas</w:t>
      </w:r>
      <w:r w:rsidRPr="00A670AA">
        <w:rPr>
          <w:rFonts w:ascii="Times New Roman" w:hAnsi="Times New Roman" w:cs="Times New Roman"/>
        </w:rPr>
        <w:t xml:space="preserve"> with a 512 MB cluster, importing seeded data for 100 events via </w:t>
      </w:r>
      <w:r w:rsidRPr="00A670AA">
        <w:rPr>
          <w:rFonts w:ascii="Times New Roman" w:hAnsi="Times New Roman" w:cs="Times New Roman"/>
          <w:b/>
          <w:bCs/>
        </w:rPr>
        <w:t>MongoDB Compass</w:t>
      </w:r>
      <w:r w:rsidRPr="00A670AA">
        <w:rPr>
          <w:rFonts w:ascii="Times New Roman" w:hAnsi="Times New Roman" w:cs="Times New Roman"/>
        </w:rPr>
        <w:t xml:space="preserve">. </w:t>
      </w:r>
      <w:r w:rsidRPr="00A670AA">
        <w:rPr>
          <w:rFonts w:ascii="Times New Roman" w:hAnsi="Times New Roman" w:cs="Times New Roman"/>
          <w:b/>
          <w:bCs/>
        </w:rPr>
        <w:t>Ishu</w:t>
      </w:r>
      <w:r w:rsidRPr="00A670AA">
        <w:rPr>
          <w:rFonts w:ascii="Times New Roman" w:hAnsi="Times New Roman" w:cs="Times New Roman"/>
        </w:rPr>
        <w:t xml:space="preserve"> added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to ping </w:t>
      </w:r>
      <w:r w:rsidRPr="00A670AA">
        <w:rPr>
          <w:rFonts w:ascii="Times New Roman" w:hAnsi="Times New Roman" w:cs="Times New Roman"/>
          <w:b/>
          <w:bCs/>
        </w:rPr>
        <w:t>Render</w:t>
      </w:r>
      <w:r w:rsidRPr="00A670AA">
        <w:rPr>
          <w:rFonts w:ascii="Times New Roman" w:hAnsi="Times New Roman" w:cs="Times New Roman"/>
        </w:rPr>
        <w:t xml:space="preserve"> every 10 minutes, preventing sleep mode delays for </w:t>
      </w:r>
      <w:r w:rsidRPr="00A670AA">
        <w:rPr>
          <w:rFonts w:ascii="Times New Roman" w:hAnsi="Times New Roman" w:cs="Times New Roman"/>
          <w:b/>
          <w:bCs/>
        </w:rPr>
        <w:t>Socket.io</w:t>
      </w:r>
      <w:r w:rsidRPr="00A670AA">
        <w:rPr>
          <w:rFonts w:ascii="Times New Roman" w:hAnsi="Times New Roman" w:cs="Times New Roman"/>
        </w:rPr>
        <w:t xml:space="preserve"> updates.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verified </w:t>
      </w:r>
      <w:r w:rsidRPr="00A670AA">
        <w:rPr>
          <w:rFonts w:ascii="Times New Roman" w:hAnsi="Times New Roman" w:cs="Times New Roman"/>
          <w:b/>
          <w:bCs/>
        </w:rPr>
        <w:t>TLS</w:t>
      </w:r>
      <w:r w:rsidRPr="00A670AA">
        <w:rPr>
          <w:rFonts w:ascii="Times New Roman" w:hAnsi="Times New Roman" w:cs="Times New Roman"/>
        </w:rPr>
        <w:t xml:space="preserve"> encryption across services, ensuring secure </w:t>
      </w:r>
      <w:r w:rsidRPr="00A670AA">
        <w:rPr>
          <w:rFonts w:ascii="Times New Roman" w:hAnsi="Times New Roman" w:cs="Times New Roman"/>
          <w:b/>
          <w:bCs/>
        </w:rPr>
        <w:t>QR code</w:t>
      </w:r>
      <w:r w:rsidRPr="00A670AA">
        <w:rPr>
          <w:rFonts w:ascii="Times New Roman" w:hAnsi="Times New Roman" w:cs="Times New Roman"/>
        </w:rPr>
        <w:t xml:space="preserve"> and booking transfers. Deployment took two days in weeks 9-10, achieving 99.9% uptime.</w:t>
      </w:r>
    </w:p>
    <w:p w14:paraId="0258221B" w14:textId="77777777" w:rsidR="00A670AA" w:rsidRPr="00A670AA" w:rsidRDefault="00A670AA" w:rsidP="00A670AA">
      <w:pPr>
        <w:spacing w:before="24" w:after="24" w:line="276" w:lineRule="auto"/>
        <w:rPr>
          <w:rFonts w:ascii="Times New Roman" w:eastAsia="Calibri" w:hAnsi="Times New Roman" w:cs="Times New Roman"/>
          <w:b/>
          <w:bCs/>
        </w:rPr>
      </w:pPr>
    </w:p>
    <w:p w14:paraId="0A2110E5"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CDN reduced frontend latency to 100ms globally, while </w:t>
      </w:r>
      <w:r w:rsidRPr="00A670AA">
        <w:rPr>
          <w:rFonts w:ascii="Times New Roman" w:hAnsi="Times New Roman" w:cs="Times New Roman"/>
          <w:b/>
          <w:bCs/>
        </w:rPr>
        <w:t>Render</w:t>
      </w:r>
      <w:r w:rsidRPr="00A670AA">
        <w:rPr>
          <w:rFonts w:ascii="Times New Roman" w:hAnsi="Times New Roman" w:cs="Times New Roman"/>
        </w:rPr>
        <w:t xml:space="preserve"> handled 1000 API requests per minute. </w:t>
      </w:r>
      <w:r w:rsidRPr="00A670AA">
        <w:rPr>
          <w:rFonts w:ascii="Times New Roman" w:hAnsi="Times New Roman" w:cs="Times New Roman"/>
          <w:b/>
          <w:bCs/>
        </w:rPr>
        <w:t>Kishan’s</w:t>
      </w:r>
      <w:r w:rsidRPr="00A670AA">
        <w:rPr>
          <w:rFonts w:ascii="Times New Roman" w:hAnsi="Times New Roman" w:cs="Times New Roman"/>
        </w:rPr>
        <w:t xml:space="preserve"> indexed schemas ensured database performance, and </w:t>
      </w:r>
      <w:r w:rsidRPr="00A670AA">
        <w:rPr>
          <w:rFonts w:ascii="Times New Roman" w:hAnsi="Times New Roman" w:cs="Times New Roman"/>
          <w:b/>
          <w:bCs/>
        </w:rPr>
        <w:t>Ishu’s</w:t>
      </w:r>
      <w:r w:rsidRPr="00A670AA">
        <w:rPr>
          <w:rFonts w:ascii="Times New Roman" w:hAnsi="Times New Roman" w:cs="Times New Roman"/>
        </w:rPr>
        <w:t xml:space="preserve"> rate-limiting prevented overloads. The system supports community events, with deployment optimized for free-tier constraints.</w:t>
      </w:r>
    </w:p>
    <w:p w14:paraId="3191E5AE" w14:textId="77777777" w:rsidR="00A670AA" w:rsidRPr="00A670AA" w:rsidRDefault="00A670AA" w:rsidP="00A670AA">
      <w:pPr>
        <w:spacing w:before="24" w:after="24" w:line="276" w:lineRule="auto"/>
        <w:rPr>
          <w:rFonts w:ascii="Times New Roman" w:eastAsia="Calibri" w:hAnsi="Times New Roman" w:cs="Times New Roman"/>
        </w:rPr>
      </w:pPr>
    </w:p>
    <w:p w14:paraId="45250F6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deployment ensures accessibility, showcasing our technical expertise for our degree program. It’s ready for evaluation and future scaling.</w:t>
      </w:r>
    </w:p>
    <w:p w14:paraId="39CDC7A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2670A41D"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A54B597"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4.11 Optimization</w:t>
      </w:r>
    </w:p>
    <w:p w14:paraId="2EC73F8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CDC86BE"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329EE0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Optimizing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was critical to ensure performance within free-tier constraints, completed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w:t>
      </w:r>
      <w:r w:rsidRPr="00A670AA">
        <w:rPr>
          <w:rFonts w:ascii="Times New Roman" w:hAnsi="Times New Roman" w:cs="Times New Roman"/>
          <w:b/>
          <w:bCs/>
        </w:rPr>
        <w:t>Ishu</w:t>
      </w:r>
      <w:r w:rsidRPr="00A670AA">
        <w:rPr>
          <w:rFonts w:ascii="Times New Roman" w:hAnsi="Times New Roman" w:cs="Times New Roman"/>
        </w:rPr>
        <w:t xml:space="preserve"> optimized the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by using lightweight middleware and compressing API responses, reducing memory usage to fit 512 MB RAM. </w:t>
      </w:r>
      <w:r w:rsidRPr="00A670AA">
        <w:rPr>
          <w:rFonts w:ascii="Times New Roman" w:hAnsi="Times New Roman" w:cs="Times New Roman"/>
          <w:b/>
          <w:bCs/>
        </w:rPr>
        <w:t>Kishan</w:t>
      </w:r>
      <w:r w:rsidRPr="00A670AA">
        <w:rPr>
          <w:rFonts w:ascii="Times New Roman" w:hAnsi="Times New Roman" w:cs="Times New Roman"/>
        </w:rPr>
        <w:t xml:space="preserve"> streamlined </w:t>
      </w:r>
      <w:r w:rsidRPr="00A670AA">
        <w:rPr>
          <w:rFonts w:ascii="Times New Roman" w:hAnsi="Times New Roman" w:cs="Times New Roman"/>
          <w:b/>
          <w:bCs/>
        </w:rPr>
        <w:t>MongoDB Atlas</w:t>
      </w:r>
      <w:r w:rsidRPr="00A670AA">
        <w:rPr>
          <w:rFonts w:ascii="Times New Roman" w:hAnsi="Times New Roman" w:cs="Times New Roman"/>
        </w:rPr>
        <w:t xml:space="preserve"> queries with lean schemas and indexes on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rPr>
        <w:t>userId</w:t>
      </w:r>
      <w:proofErr w:type="spellEnd"/>
      <w:r w:rsidRPr="00A670AA">
        <w:rPr>
          <w:rFonts w:ascii="Times New Roman" w:hAnsi="Times New Roman" w:cs="Times New Roman"/>
        </w:rPr>
        <w:t>, cutting query times to under 100ms for 5000 events in 512 MB storage.</w:t>
      </w:r>
    </w:p>
    <w:p w14:paraId="1A9E706C" w14:textId="77777777" w:rsidR="00A670AA" w:rsidRPr="00A670AA" w:rsidRDefault="00A670AA" w:rsidP="00A670AA">
      <w:pPr>
        <w:spacing w:before="24" w:after="24" w:line="276" w:lineRule="auto"/>
        <w:ind w:firstLine="630"/>
        <w:jc w:val="both"/>
        <w:rPr>
          <w:rFonts w:ascii="Times New Roman" w:hAnsi="Times New Roman" w:cs="Times New Roman"/>
        </w:rPr>
      </w:pPr>
    </w:p>
    <w:p w14:paraId="4B4B90D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enhanced the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by minifying CSS and JavaScript, reducing bundle size to 1.5 MB, and lazy-loading images for event cards, achieving 90+ Lighthouse performance scores. </w:t>
      </w:r>
      <w:r w:rsidRPr="00A670AA">
        <w:rPr>
          <w:rFonts w:ascii="Times New Roman" w:hAnsi="Times New Roman" w:cs="Times New Roman"/>
          <w:b/>
          <w:bCs/>
        </w:rPr>
        <w:t>Workbox</w:t>
      </w:r>
      <w:r w:rsidRPr="00A670AA">
        <w:rPr>
          <w:rFonts w:ascii="Times New Roman" w:hAnsi="Times New Roman" w:cs="Times New Roman"/>
        </w:rPr>
        <w:t xml:space="preserve"> cached assets strategically, prioritizing </w:t>
      </w:r>
      <w:r w:rsidRPr="00A670AA">
        <w:rPr>
          <w:rFonts w:ascii="Times New Roman" w:hAnsi="Times New Roman" w:cs="Times New Roman"/>
          <w:b/>
          <w:bCs/>
        </w:rPr>
        <w:t>QR codes</w:t>
      </w:r>
      <w:r w:rsidRPr="00A670AA">
        <w:rPr>
          <w:rFonts w:ascii="Times New Roman" w:hAnsi="Times New Roman" w:cs="Times New Roman"/>
        </w:rPr>
        <w:t xml:space="preserve"> and event data for offline access, minimizing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usage.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implementation for real-time updates was optimized to handle 1000 connections with minimal latency, using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to counter </w:t>
      </w:r>
      <w:r w:rsidRPr="00A670AA">
        <w:rPr>
          <w:rFonts w:ascii="Times New Roman" w:hAnsi="Times New Roman" w:cs="Times New Roman"/>
          <w:b/>
          <w:bCs/>
        </w:rPr>
        <w:t>Render’s</w:t>
      </w:r>
      <w:r w:rsidRPr="00A670AA">
        <w:rPr>
          <w:rFonts w:ascii="Times New Roman" w:hAnsi="Times New Roman" w:cs="Times New Roman"/>
        </w:rPr>
        <w:t xml:space="preserve"> sleep mode.</w:t>
      </w:r>
    </w:p>
    <w:p w14:paraId="2D004506"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E64C481"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improved security efficiency by caching </w:t>
      </w:r>
      <w:r w:rsidRPr="00A670AA">
        <w:rPr>
          <w:rFonts w:ascii="Times New Roman" w:hAnsi="Times New Roman" w:cs="Times New Roman"/>
          <w:b/>
          <w:bCs/>
        </w:rPr>
        <w:t>JWT</w:t>
      </w:r>
      <w:r w:rsidRPr="00A670AA">
        <w:rPr>
          <w:rFonts w:ascii="Times New Roman" w:hAnsi="Times New Roman" w:cs="Times New Roman"/>
        </w:rPr>
        <w:t xml:space="preserve"> validations in memory, reducing authentication time to 50ms.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recommendation model was downsized to 500 KB, ensuring predictions in 300ms on </w:t>
      </w:r>
      <w:r w:rsidRPr="00A670AA">
        <w:rPr>
          <w:rFonts w:ascii="Times New Roman" w:hAnsi="Times New Roman" w:cs="Times New Roman"/>
          <w:b/>
          <w:bCs/>
        </w:rPr>
        <w:t>Render</w:t>
      </w:r>
      <w:r w:rsidRPr="00A670AA">
        <w:rPr>
          <w:rFonts w:ascii="Times New Roman" w:hAnsi="Times New Roman" w:cs="Times New Roman"/>
        </w:rPr>
        <w:t>. These optimizations enabled the system to support community events reliably, handling peak loads without crashes.</w:t>
      </w:r>
    </w:p>
    <w:p w14:paraId="7AD37415" w14:textId="77777777" w:rsidR="00A670AA" w:rsidRPr="00A670AA" w:rsidRDefault="00A670AA" w:rsidP="00A670AA">
      <w:pPr>
        <w:spacing w:before="24" w:after="24" w:line="276" w:lineRule="auto"/>
        <w:rPr>
          <w:rFonts w:ascii="Times New Roman" w:eastAsia="Calibri" w:hAnsi="Times New Roman" w:cs="Times New Roman"/>
        </w:rPr>
      </w:pPr>
    </w:p>
    <w:p w14:paraId="1D19472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optimization effort maximized resource efficiency, showcasing our technical expertise for our degree program. It ensures the system performs well under constraints, ready for future enhancements like load balancing.</w:t>
      </w:r>
    </w:p>
    <w:p w14:paraId="6DCAC6C7" w14:textId="77777777" w:rsidR="00A670AA" w:rsidRPr="00A670AA" w:rsidRDefault="00A670AA" w:rsidP="00A670AA">
      <w:pPr>
        <w:spacing w:before="24" w:after="24" w:line="276" w:lineRule="auto"/>
        <w:rPr>
          <w:rFonts w:ascii="Times New Roman" w:eastAsia="Calibri" w:hAnsi="Times New Roman" w:cs="Times New Roman"/>
        </w:rPr>
      </w:pPr>
    </w:p>
    <w:p w14:paraId="1738C1E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77743780" w14:textId="77777777" w:rsidR="00A670AA" w:rsidRPr="00A670AA" w:rsidRDefault="00A670AA" w:rsidP="00A670AA">
      <w:pPr>
        <w:spacing w:before="24" w:after="24" w:line="276" w:lineRule="auto"/>
        <w:ind w:firstLine="630"/>
        <w:jc w:val="both"/>
        <w:rPr>
          <w:rFonts w:ascii="Times New Roman" w:hAnsi="Times New Roman" w:cs="Times New Roman"/>
        </w:rPr>
      </w:pPr>
    </w:p>
    <w:p w14:paraId="40820F41"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4.12 Performance Tuning</w:t>
      </w:r>
    </w:p>
    <w:p w14:paraId="588FFDDD" w14:textId="77777777" w:rsidR="00A670AA" w:rsidRPr="00A670AA" w:rsidRDefault="00A670AA" w:rsidP="00A670AA">
      <w:pPr>
        <w:spacing w:before="24" w:after="24" w:line="276" w:lineRule="auto"/>
        <w:rPr>
          <w:rFonts w:ascii="Times New Roman" w:eastAsia="Calibri" w:hAnsi="Times New Roman" w:cs="Times New Roman"/>
        </w:rPr>
      </w:pPr>
    </w:p>
    <w:p w14:paraId="270AEB8B" w14:textId="77777777" w:rsidR="00A670AA" w:rsidRPr="00A670AA" w:rsidRDefault="00A670AA" w:rsidP="00A670AA">
      <w:pPr>
        <w:spacing w:before="24" w:after="24" w:line="276" w:lineRule="auto"/>
        <w:rPr>
          <w:rFonts w:ascii="Times New Roman" w:eastAsia="Calibri" w:hAnsi="Times New Roman" w:cs="Times New Roman"/>
        </w:rPr>
      </w:pPr>
    </w:p>
    <w:p w14:paraId="68FAE85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Performance tuning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led by </w:t>
      </w:r>
      <w:r w:rsidRPr="00A670AA">
        <w:rPr>
          <w:rFonts w:ascii="Times New Roman" w:hAnsi="Times New Roman" w:cs="Times New Roman"/>
          <w:b/>
          <w:bCs/>
        </w:rPr>
        <w:t>Ishu</w:t>
      </w:r>
      <w:r w:rsidRPr="00A670AA">
        <w:rPr>
          <w:rFonts w:ascii="Times New Roman" w:hAnsi="Times New Roman" w:cs="Times New Roman"/>
        </w:rPr>
        <w:t xml:space="preserve"> over 2.5 months, focused on minimizing latency and maximizing throughput for 1000 users. </w:t>
      </w:r>
      <w:r w:rsidRPr="00A670AA">
        <w:rPr>
          <w:rFonts w:ascii="Times New Roman" w:hAnsi="Times New Roman" w:cs="Times New Roman"/>
          <w:b/>
          <w:bCs/>
        </w:rPr>
        <w:t>Ishu</w:t>
      </w:r>
      <w:r w:rsidRPr="00A670AA">
        <w:rPr>
          <w:rFonts w:ascii="Times New Roman" w:hAnsi="Times New Roman" w:cs="Times New Roman"/>
        </w:rPr>
        <w:t xml:space="preserve"> tuned the </w:t>
      </w:r>
      <w:r w:rsidRPr="00A670AA">
        <w:rPr>
          <w:rFonts w:ascii="Times New Roman" w:hAnsi="Times New Roman" w:cs="Times New Roman"/>
          <w:b/>
          <w:bCs/>
        </w:rPr>
        <w:t>Express.js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by enabling HTTP/2 and compressing responses with </w:t>
      </w:r>
      <w:proofErr w:type="spellStart"/>
      <w:r w:rsidRPr="00A670AA">
        <w:rPr>
          <w:rFonts w:ascii="Times New Roman" w:hAnsi="Times New Roman" w:cs="Times New Roman"/>
          <w:b/>
          <w:bCs/>
        </w:rPr>
        <w:t>gzip</w:t>
      </w:r>
      <w:proofErr w:type="spellEnd"/>
      <w:r w:rsidRPr="00A670AA">
        <w:rPr>
          <w:rFonts w:ascii="Times New Roman" w:hAnsi="Times New Roman" w:cs="Times New Roman"/>
        </w:rPr>
        <w:t xml:space="preserve">, cutting API response times to under 200ms. </w:t>
      </w:r>
      <w:r w:rsidRPr="00A670AA">
        <w:rPr>
          <w:rFonts w:ascii="Times New Roman" w:hAnsi="Times New Roman" w:cs="Times New Roman"/>
          <w:b/>
          <w:bCs/>
        </w:rPr>
        <w:t>Kishan</w:t>
      </w:r>
      <w:r w:rsidRPr="00A670AA">
        <w:rPr>
          <w:rFonts w:ascii="Times New Roman" w:hAnsi="Times New Roman" w:cs="Times New Roman"/>
        </w:rPr>
        <w:t xml:space="preserve"> optimized </w:t>
      </w:r>
      <w:r w:rsidRPr="00A670AA">
        <w:rPr>
          <w:rFonts w:ascii="Times New Roman" w:hAnsi="Times New Roman" w:cs="Times New Roman"/>
          <w:b/>
          <w:bCs/>
        </w:rPr>
        <w:t>MongoDB Atlas</w:t>
      </w:r>
      <w:r w:rsidRPr="00A670AA">
        <w:rPr>
          <w:rFonts w:ascii="Times New Roman" w:hAnsi="Times New Roman" w:cs="Times New Roman"/>
        </w:rPr>
        <w:t xml:space="preserve"> queries by adding compound indexes on </w:t>
      </w:r>
      <w:proofErr w:type="spellStart"/>
      <w:r w:rsidRPr="00A670AA">
        <w:rPr>
          <w:rFonts w:ascii="Times New Roman" w:hAnsi="Times New Roman" w:cs="Times New Roman"/>
        </w:rPr>
        <w:t>Bookings.eventId</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rPr>
        <w:t>Bookings.userId</w:t>
      </w:r>
      <w:proofErr w:type="spellEnd"/>
      <w:r w:rsidRPr="00A670AA">
        <w:rPr>
          <w:rFonts w:ascii="Times New Roman" w:hAnsi="Times New Roman" w:cs="Times New Roman"/>
        </w:rPr>
        <w:t>, reducing lookup times to 80ms for 5000 records within 512 MB.</w:t>
      </w:r>
    </w:p>
    <w:p w14:paraId="7CAF6DCC"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1142D6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improved frontend performance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by implementing code-splitting with </w:t>
      </w:r>
      <w:r w:rsidRPr="00A670AA">
        <w:rPr>
          <w:rFonts w:ascii="Times New Roman" w:hAnsi="Times New Roman" w:cs="Times New Roman"/>
          <w:b/>
          <w:bCs/>
        </w:rPr>
        <w:t>React Router</w:t>
      </w:r>
      <w:r w:rsidRPr="00A670AA">
        <w:rPr>
          <w:rFonts w:ascii="Times New Roman" w:hAnsi="Times New Roman" w:cs="Times New Roman"/>
        </w:rPr>
        <w:t xml:space="preserve">, lowering initial load times to 1.2 seconds. </w:t>
      </w:r>
      <w:r w:rsidRPr="00A670AA">
        <w:rPr>
          <w:rFonts w:ascii="Times New Roman" w:hAnsi="Times New Roman" w:cs="Times New Roman"/>
          <w:b/>
          <w:bCs/>
        </w:rPr>
        <w:t>Workbox</w:t>
      </w:r>
      <w:r w:rsidRPr="00A670AA">
        <w:rPr>
          <w:rFonts w:ascii="Times New Roman" w:hAnsi="Times New Roman" w:cs="Times New Roman"/>
        </w:rPr>
        <w:t xml:space="preserve"> precached critical routes like the event homepage, ensuring offline loads in under 1.5 seconds.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configuration for real-time updates was tuned to batch events, reducing server load during high-traffic events like ticket sales.</w:t>
      </w:r>
    </w:p>
    <w:p w14:paraId="2E1EEA31"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30B1391"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conducted load tests with </w:t>
      </w:r>
      <w:r w:rsidRPr="00A670AA">
        <w:rPr>
          <w:rFonts w:ascii="Times New Roman" w:hAnsi="Times New Roman" w:cs="Times New Roman"/>
          <w:b/>
          <w:bCs/>
        </w:rPr>
        <w:t>Jest</w:t>
      </w:r>
      <w:r w:rsidRPr="00A670AA">
        <w:rPr>
          <w:rFonts w:ascii="Times New Roman" w:hAnsi="Times New Roman" w:cs="Times New Roman"/>
        </w:rPr>
        <w:t xml:space="preserve">, simulating 1000 concurrent API calls, identifying a bottleneck in </w:t>
      </w:r>
      <w:r w:rsidRPr="00A670AA">
        <w:rPr>
          <w:rFonts w:ascii="Times New Roman" w:hAnsi="Times New Roman" w:cs="Times New Roman"/>
          <w:b/>
          <w:bCs/>
        </w:rPr>
        <w:t>JWT</w:t>
      </w:r>
      <w:r w:rsidRPr="00A670AA">
        <w:rPr>
          <w:rFonts w:ascii="Times New Roman" w:hAnsi="Times New Roman" w:cs="Times New Roman"/>
        </w:rPr>
        <w:t xml:space="preserve"> verification, which was fixed by caching tokens in </w:t>
      </w:r>
      <w:r w:rsidRPr="00A670AA">
        <w:rPr>
          <w:rFonts w:ascii="Times New Roman" w:hAnsi="Times New Roman" w:cs="Times New Roman"/>
          <w:b/>
          <w:bCs/>
        </w:rPr>
        <w:t>Redis</w:t>
      </w:r>
      <w:r w:rsidRPr="00A670AA">
        <w:rPr>
          <w:rFonts w:ascii="Times New Roman" w:hAnsi="Times New Roman" w:cs="Times New Roman"/>
        </w:rPr>
        <w:t xml:space="preserve"> (mocked locally).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model was quantized to reduce inference time to 250ms, fitting </w:t>
      </w:r>
      <w:r w:rsidRPr="00A670AA">
        <w:rPr>
          <w:rFonts w:ascii="Times New Roman" w:hAnsi="Times New Roman" w:cs="Times New Roman"/>
          <w:b/>
          <w:bCs/>
        </w:rPr>
        <w:t>Render’s</w:t>
      </w:r>
      <w:r w:rsidRPr="00A670AA">
        <w:rPr>
          <w:rFonts w:ascii="Times New Roman" w:hAnsi="Times New Roman" w:cs="Times New Roman"/>
        </w:rPr>
        <w:t xml:space="preserve"> memory limits. These tweaks ensured the system handled peak loads for community events without degradation.</w:t>
      </w:r>
    </w:p>
    <w:p w14:paraId="0AFAA39B" w14:textId="77777777" w:rsidR="00A670AA" w:rsidRPr="00A670AA" w:rsidRDefault="00A670AA" w:rsidP="00A670AA">
      <w:pPr>
        <w:spacing w:before="24" w:after="24" w:line="276" w:lineRule="auto"/>
        <w:ind w:firstLine="630"/>
        <w:jc w:val="both"/>
        <w:rPr>
          <w:rFonts w:ascii="Times New Roman" w:hAnsi="Times New Roman" w:cs="Times New Roman"/>
        </w:rPr>
      </w:pPr>
    </w:p>
    <w:p w14:paraId="4C63239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performance tuning enhanced system reliability, reflecting our technical expertise for our degree program. It prepares the platform for scalability and future features like real-time analytics.</w:t>
      </w:r>
    </w:p>
    <w:p w14:paraId="125906C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7C653570"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1BFF848"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4.13 Error Handling</w:t>
      </w:r>
    </w:p>
    <w:p w14:paraId="4CA4BFE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762709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Robust error handling in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implemented by </w:t>
      </w:r>
      <w:r w:rsidRPr="00A670AA">
        <w:rPr>
          <w:rFonts w:ascii="Times New Roman" w:hAnsi="Times New Roman" w:cs="Times New Roman"/>
          <w:b/>
          <w:bCs/>
        </w:rPr>
        <w:t>Ishu</w:t>
      </w:r>
      <w:r w:rsidRPr="00A670AA">
        <w:rPr>
          <w:rFonts w:ascii="Times New Roman" w:hAnsi="Times New Roman" w:cs="Times New Roman"/>
        </w:rPr>
        <w:t xml:space="preserve"> and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in 2.5 months, ensures system stability. </w:t>
      </w:r>
      <w:r w:rsidRPr="00A670AA">
        <w:rPr>
          <w:rFonts w:ascii="Times New Roman" w:hAnsi="Times New Roman" w:cs="Times New Roman"/>
          <w:b/>
          <w:bCs/>
        </w:rPr>
        <w:t>Ishu</w:t>
      </w:r>
      <w:r w:rsidRPr="00A670AA">
        <w:rPr>
          <w:rFonts w:ascii="Times New Roman" w:hAnsi="Times New Roman" w:cs="Times New Roman"/>
        </w:rPr>
        <w:t xml:space="preserve"> developed a global error middleware in server/middleware/error.js to catch API failures, returning JSON responses with status codes (e.g., 400 for invalid inputs, 500 for server errors) and logging details to server/logs/.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validated inputs using </w:t>
      </w:r>
      <w:r w:rsidRPr="00A670AA">
        <w:rPr>
          <w:rFonts w:ascii="Times New Roman" w:hAnsi="Times New Roman" w:cs="Times New Roman"/>
          <w:b/>
          <w:bCs/>
        </w:rPr>
        <w:t>Joi</w:t>
      </w:r>
      <w:r w:rsidRPr="00A670AA">
        <w:rPr>
          <w:rFonts w:ascii="Times New Roman" w:hAnsi="Times New Roman" w:cs="Times New Roman"/>
        </w:rPr>
        <w:t>, preventing injection attacks on endpoints like /bookings.</w:t>
      </w:r>
    </w:p>
    <w:p w14:paraId="4685ED6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AF16A2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displays user-friendly error messages, like “Event not found” for failed /events calls, using </w:t>
      </w:r>
      <w:r w:rsidRPr="00A670AA">
        <w:rPr>
          <w:rFonts w:ascii="Times New Roman" w:hAnsi="Times New Roman" w:cs="Times New Roman"/>
          <w:b/>
          <w:bCs/>
        </w:rPr>
        <w:t>React Context</w:t>
      </w:r>
      <w:r w:rsidRPr="00A670AA">
        <w:rPr>
          <w:rFonts w:ascii="Times New Roman" w:hAnsi="Times New Roman" w:cs="Times New Roman"/>
        </w:rPr>
        <w:t xml:space="preserve"> to manage state without crashes.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queries include try-catch blocks, retrying failed connections up to three times to handle </w:t>
      </w:r>
      <w:r w:rsidRPr="00A670AA">
        <w:rPr>
          <w:rFonts w:ascii="Times New Roman" w:hAnsi="Times New Roman" w:cs="Times New Roman"/>
          <w:b/>
          <w:bCs/>
        </w:rPr>
        <w:t>MongoDB’s</w:t>
      </w:r>
      <w:r w:rsidRPr="00A670AA">
        <w:rPr>
          <w:rFonts w:ascii="Times New Roman" w:hAnsi="Times New Roman" w:cs="Times New Roman"/>
        </w:rPr>
        <w:t xml:space="preserve"> 512 MB limit issues. </w:t>
      </w:r>
      <w:r w:rsidRPr="00A670AA">
        <w:rPr>
          <w:rFonts w:ascii="Times New Roman" w:hAnsi="Times New Roman" w:cs="Times New Roman"/>
          <w:b/>
          <w:bCs/>
        </w:rPr>
        <w:t>Ishu’s</w:t>
      </w:r>
      <w:r w:rsidRPr="00A670AA">
        <w:rPr>
          <w:rFonts w:ascii="Times New Roman" w:hAnsi="Times New Roman" w:cs="Times New Roman"/>
        </w:rPr>
        <w:t xml:space="preserve">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integration for </w:t>
      </w:r>
      <w:r w:rsidRPr="00A670AA">
        <w:rPr>
          <w:rFonts w:ascii="Times New Roman" w:hAnsi="Times New Roman" w:cs="Times New Roman"/>
          <w:b/>
          <w:bCs/>
        </w:rPr>
        <w:t>QR code</w:t>
      </w:r>
      <w:r w:rsidRPr="00A670AA">
        <w:rPr>
          <w:rFonts w:ascii="Times New Roman" w:hAnsi="Times New Roman" w:cs="Times New Roman"/>
        </w:rPr>
        <w:t xml:space="preserve"> emails retries failed sends, ensuring delivery for community events.</w:t>
      </w:r>
    </w:p>
    <w:p w14:paraId="3A812212"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704DB38"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tested error scenarios with </w:t>
      </w:r>
      <w:r w:rsidRPr="00A670AA">
        <w:rPr>
          <w:rFonts w:ascii="Times New Roman" w:hAnsi="Times New Roman" w:cs="Times New Roman"/>
          <w:b/>
          <w:bCs/>
        </w:rPr>
        <w:t>Cypress</w:t>
      </w:r>
      <w:r w:rsidRPr="00A670AA">
        <w:rPr>
          <w:rFonts w:ascii="Times New Roman" w:hAnsi="Times New Roman" w:cs="Times New Roman"/>
        </w:rPr>
        <w:t xml:space="preserve">, simulating network failures and invalid </w:t>
      </w:r>
      <w:r w:rsidRPr="00A670AA">
        <w:rPr>
          <w:rFonts w:ascii="Times New Roman" w:hAnsi="Times New Roman" w:cs="Times New Roman"/>
          <w:b/>
          <w:bCs/>
        </w:rPr>
        <w:t>JWT</w:t>
      </w:r>
      <w:r w:rsidRPr="00A670AA">
        <w:rPr>
          <w:rFonts w:ascii="Times New Roman" w:hAnsi="Times New Roman" w:cs="Times New Roman"/>
        </w:rPr>
        <w:t xml:space="preserve"> tokens, achieving 95% coverage. A fallback mechanism redirects users to a cached </w:t>
      </w:r>
      <w:r w:rsidRPr="00A670AA">
        <w:rPr>
          <w:rFonts w:ascii="Times New Roman" w:hAnsi="Times New Roman" w:cs="Times New Roman"/>
          <w:b/>
          <w:bCs/>
        </w:rPr>
        <w:t>Progressive Web App (PWA)</w:t>
      </w:r>
      <w:r w:rsidRPr="00A670AA">
        <w:rPr>
          <w:rFonts w:ascii="Times New Roman" w:hAnsi="Times New Roman" w:cs="Times New Roman"/>
        </w:rPr>
        <w:t xml:space="preserve"> page during server outages, leveraging </w:t>
      </w:r>
      <w:r w:rsidRPr="00A670AA">
        <w:rPr>
          <w:rFonts w:ascii="Times New Roman" w:hAnsi="Times New Roman" w:cs="Times New Roman"/>
          <w:b/>
          <w:bCs/>
        </w:rPr>
        <w:t>Workbox</w:t>
      </w:r>
      <w:r w:rsidRPr="00A670AA">
        <w:rPr>
          <w:rFonts w:ascii="Times New Roman" w:hAnsi="Times New Roman" w:cs="Times New Roman"/>
        </w:rPr>
        <w:t xml:space="preserv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reconnects dropped WebSocket sessions, maintaining real-time updates.</w:t>
      </w:r>
    </w:p>
    <w:p w14:paraId="605A9C2E" w14:textId="77777777" w:rsidR="00A670AA" w:rsidRPr="00A670AA" w:rsidRDefault="00A670AA" w:rsidP="00A670AA">
      <w:pPr>
        <w:spacing w:before="24" w:after="24" w:line="276" w:lineRule="auto"/>
        <w:ind w:firstLine="630"/>
        <w:jc w:val="both"/>
        <w:rPr>
          <w:rFonts w:ascii="Times New Roman" w:hAnsi="Times New Roman" w:cs="Times New Roman"/>
        </w:rPr>
      </w:pPr>
    </w:p>
    <w:p w14:paraId="0F266A5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error handling framework ensures reliability, showcasing our technical expertise for our degree program. It supports uninterrupted event management and future enhancements like error analytics.</w:t>
      </w:r>
    </w:p>
    <w:p w14:paraId="4FC9D548"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0D0810EA"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97D87C0"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4.14 Module Integration</w:t>
      </w:r>
    </w:p>
    <w:p w14:paraId="2FCD80B5"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br/>
      </w:r>
    </w:p>
    <w:p w14:paraId="79CF5CD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Integrating the eight modules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coordinated by </w:t>
      </w:r>
      <w:r w:rsidRPr="00A670AA">
        <w:rPr>
          <w:rFonts w:ascii="Times New Roman" w:hAnsi="Times New Roman" w:cs="Times New Roman"/>
          <w:b/>
          <w:bCs/>
        </w:rPr>
        <w:t>Ishu</w:t>
      </w:r>
      <w:r w:rsidRPr="00A670AA">
        <w:rPr>
          <w:rFonts w:ascii="Times New Roman" w:hAnsi="Times New Roman" w:cs="Times New Roman"/>
        </w:rPr>
        <w:t xml:space="preserve"> in 2.5 months, ensured seamless functionality.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Express.js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serves as the hub, connecting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to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database via REST APIs. The </w:t>
      </w:r>
      <w:r w:rsidRPr="00A670AA">
        <w:rPr>
          <w:rFonts w:ascii="Times New Roman" w:hAnsi="Times New Roman" w:cs="Times New Roman"/>
          <w:b/>
          <w:bCs/>
        </w:rPr>
        <w:t>QR Code Integration</w:t>
      </w:r>
      <w:r w:rsidRPr="00A670AA">
        <w:rPr>
          <w:rFonts w:ascii="Times New Roman" w:hAnsi="Times New Roman" w:cs="Times New Roman"/>
        </w:rPr>
        <w:t xml:space="preserve"> module links /bookings with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b/>
          <w:bCs/>
        </w:rPr>
        <w:t>jsQR</w:t>
      </w:r>
      <w:proofErr w:type="spellEnd"/>
      <w:r w:rsidRPr="00A670AA">
        <w:rPr>
          <w:rFonts w:ascii="Times New Roman" w:hAnsi="Times New Roman" w:cs="Times New Roman"/>
        </w:rPr>
        <w:t xml:space="preserve">, enabling check-ins, while </w:t>
      </w:r>
      <w:r w:rsidRPr="00A670AA">
        <w:rPr>
          <w:rFonts w:ascii="Times New Roman" w:hAnsi="Times New Roman" w:cs="Times New Roman"/>
          <w:b/>
          <w:bCs/>
        </w:rPr>
        <w:t>Socket.io</w:t>
      </w:r>
      <w:r w:rsidRPr="00A670AA">
        <w:rPr>
          <w:rFonts w:ascii="Times New Roman" w:hAnsi="Times New Roman" w:cs="Times New Roman"/>
        </w:rPr>
        <w:t xml:space="preserve"> ties </w:t>
      </w:r>
      <w:r w:rsidRPr="00A670AA">
        <w:rPr>
          <w:rFonts w:ascii="Times New Roman" w:hAnsi="Times New Roman" w:cs="Times New Roman"/>
          <w:b/>
          <w:bCs/>
        </w:rPr>
        <w:t>Real-Time Updates</w:t>
      </w:r>
      <w:r w:rsidRPr="00A670AA">
        <w:rPr>
          <w:rFonts w:ascii="Times New Roman" w:hAnsi="Times New Roman" w:cs="Times New Roman"/>
        </w:rPr>
        <w:t xml:space="preserve"> to the organizer dashboard.</w:t>
      </w:r>
    </w:p>
    <w:p w14:paraId="2328BF8E" w14:textId="77777777" w:rsidR="00A670AA" w:rsidRPr="00A670AA" w:rsidRDefault="00A670AA" w:rsidP="00A670AA">
      <w:pPr>
        <w:spacing w:before="24" w:after="24" w:line="276" w:lineRule="auto"/>
        <w:rPr>
          <w:rFonts w:ascii="Times New Roman" w:eastAsia="Calibri" w:hAnsi="Times New Roman" w:cs="Times New Roman"/>
          <w:b/>
          <w:bCs/>
        </w:rPr>
      </w:pPr>
    </w:p>
    <w:p w14:paraId="6D49675A"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Security &amp; Authentication</w:t>
      </w:r>
      <w:r w:rsidRPr="00A670AA">
        <w:rPr>
          <w:rFonts w:ascii="Times New Roman" w:hAnsi="Times New Roman" w:cs="Times New Roman"/>
        </w:rPr>
        <w:t xml:space="preserve"> module integrates </w:t>
      </w:r>
      <w:r w:rsidRPr="00A670AA">
        <w:rPr>
          <w:rFonts w:ascii="Times New Roman" w:hAnsi="Times New Roman" w:cs="Times New Roman"/>
          <w:b/>
          <w:bCs/>
        </w:rPr>
        <w:t>JWT</w:t>
      </w:r>
      <w:r w:rsidRPr="00A670AA">
        <w:rPr>
          <w:rFonts w:ascii="Times New Roman" w:hAnsi="Times New Roman" w:cs="Times New Roman"/>
        </w:rPr>
        <w:t xml:space="preserve"> across all APIs, with middleware in server/middleware/auth.js validating roles for </w:t>
      </w:r>
      <w:r w:rsidRPr="00A670AA">
        <w:rPr>
          <w:rFonts w:ascii="Times New Roman" w:hAnsi="Times New Roman" w:cs="Times New Roman"/>
          <w:b/>
          <w:bCs/>
        </w:rPr>
        <w:t>Role-Based Access</w:t>
      </w:r>
      <w:r w:rsidRPr="00A670AA">
        <w:rPr>
          <w:rFonts w:ascii="Times New Roman" w:hAnsi="Times New Roman" w:cs="Times New Roman"/>
        </w:rPr>
        <w:t xml:space="preserv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AI Recommendations</w:t>
      </w:r>
      <w:r w:rsidRPr="00A670AA">
        <w:rPr>
          <w:rFonts w:ascii="Times New Roman" w:hAnsi="Times New Roman" w:cs="Times New Roman"/>
        </w:rPr>
        <w:t xml:space="preserve"> and </w:t>
      </w:r>
      <w:r w:rsidRPr="00A670AA">
        <w:rPr>
          <w:rFonts w:ascii="Times New Roman" w:hAnsi="Times New Roman" w:cs="Times New Roman"/>
          <w:b/>
          <w:bCs/>
        </w:rPr>
        <w:t>Chatbot</w:t>
      </w:r>
      <w:r w:rsidRPr="00A670AA">
        <w:rPr>
          <w:rFonts w:ascii="Times New Roman" w:hAnsi="Times New Roman" w:cs="Times New Roman"/>
        </w:rPr>
        <w:t xml:space="preserve"> modules, powered by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connect to /ai endpoints, fetching data from </w:t>
      </w:r>
      <w:r w:rsidRPr="00A670AA">
        <w:rPr>
          <w:rFonts w:ascii="Times New Roman" w:hAnsi="Times New Roman" w:cs="Times New Roman"/>
          <w:b/>
          <w:bCs/>
        </w:rPr>
        <w:t>Kishan’s</w:t>
      </w:r>
      <w:r w:rsidRPr="00A670AA">
        <w:rPr>
          <w:rFonts w:ascii="Times New Roman" w:hAnsi="Times New Roman" w:cs="Times New Roman"/>
        </w:rPr>
        <w:t xml:space="preserve"> indexed schemas.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Frontend Interface</w:t>
      </w:r>
      <w:r w:rsidRPr="00A670AA">
        <w:rPr>
          <w:rFonts w:ascii="Times New Roman" w:hAnsi="Times New Roman" w:cs="Times New Roman"/>
        </w:rPr>
        <w:t xml:space="preserve"> uses </w:t>
      </w:r>
      <w:r w:rsidRPr="00A670AA">
        <w:rPr>
          <w:rFonts w:ascii="Times New Roman" w:hAnsi="Times New Roman" w:cs="Times New Roman"/>
          <w:b/>
          <w:bCs/>
        </w:rPr>
        <w:t>React Context</w:t>
      </w:r>
      <w:r w:rsidRPr="00A670AA">
        <w:rPr>
          <w:rFonts w:ascii="Times New Roman" w:hAnsi="Times New Roman" w:cs="Times New Roman"/>
        </w:rPr>
        <w:t xml:space="preserve"> to synchronize </w:t>
      </w:r>
      <w:r w:rsidRPr="00A670AA">
        <w:rPr>
          <w:rFonts w:ascii="Times New Roman" w:hAnsi="Times New Roman" w:cs="Times New Roman"/>
          <w:b/>
          <w:bCs/>
        </w:rPr>
        <w:t>QR code</w:t>
      </w:r>
      <w:r w:rsidRPr="00A670AA">
        <w:rPr>
          <w:rFonts w:ascii="Times New Roman" w:hAnsi="Times New Roman" w:cs="Times New Roman"/>
        </w:rPr>
        <w:t xml:space="preserve"> displays, AI suggestions, and real-time updates, ensuring UI consistency.</w:t>
      </w:r>
    </w:p>
    <w:p w14:paraId="340ECD73" w14:textId="77777777" w:rsidR="00A670AA" w:rsidRPr="00A670AA" w:rsidRDefault="00A670AA" w:rsidP="00A670AA">
      <w:pPr>
        <w:spacing w:before="24" w:after="24" w:line="276" w:lineRule="auto"/>
        <w:rPr>
          <w:rFonts w:ascii="Times New Roman" w:eastAsia="Calibri" w:hAnsi="Times New Roman" w:cs="Times New Roman"/>
        </w:rPr>
      </w:pPr>
    </w:p>
    <w:p w14:paraId="36EC820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Integration challenges, like </w:t>
      </w:r>
      <w:r w:rsidRPr="00A670AA">
        <w:rPr>
          <w:rFonts w:ascii="Times New Roman" w:hAnsi="Times New Roman" w:cs="Times New Roman"/>
          <w:b/>
          <w:bCs/>
        </w:rPr>
        <w:t>Socket.io</w:t>
      </w:r>
      <w:r w:rsidRPr="00A670AA">
        <w:rPr>
          <w:rFonts w:ascii="Times New Roman" w:hAnsi="Times New Roman" w:cs="Times New Roman"/>
        </w:rPr>
        <w:t xml:space="preserve"> delays due to </w:t>
      </w:r>
      <w:r w:rsidRPr="00A670AA">
        <w:rPr>
          <w:rFonts w:ascii="Times New Roman" w:hAnsi="Times New Roman" w:cs="Times New Roman"/>
          <w:b/>
          <w:bCs/>
        </w:rPr>
        <w:t>Render’s</w:t>
      </w:r>
      <w:r w:rsidRPr="00A670AA">
        <w:rPr>
          <w:rFonts w:ascii="Times New Roman" w:hAnsi="Times New Roman" w:cs="Times New Roman"/>
        </w:rPr>
        <w:t xml:space="preserve"> sleep mode, were resolved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and </w:t>
      </w:r>
      <w:r w:rsidRPr="00A670AA">
        <w:rPr>
          <w:rFonts w:ascii="Times New Roman" w:hAnsi="Times New Roman" w:cs="Times New Roman"/>
          <w:b/>
          <w:bCs/>
        </w:rPr>
        <w:t>MongoDB Atlas’s</w:t>
      </w:r>
      <w:r w:rsidRPr="00A670AA">
        <w:rPr>
          <w:rFonts w:ascii="Times New Roman" w:hAnsi="Times New Roman" w:cs="Times New Roman"/>
        </w:rPr>
        <w:t xml:space="preserve"> 512 MB limit required </w:t>
      </w:r>
      <w:r w:rsidRPr="00A670AA">
        <w:rPr>
          <w:rFonts w:ascii="Times New Roman" w:hAnsi="Times New Roman" w:cs="Times New Roman"/>
          <w:b/>
          <w:bCs/>
        </w:rPr>
        <w:t>Kishan</w:t>
      </w:r>
      <w:r w:rsidRPr="00A670AA">
        <w:rPr>
          <w:rFonts w:ascii="Times New Roman" w:hAnsi="Times New Roman" w:cs="Times New Roman"/>
        </w:rPr>
        <w:t xml:space="preserve"> to optimize </w:t>
      </w:r>
      <w:r w:rsidRPr="00A670AA">
        <w:rPr>
          <w:rFonts w:ascii="Times New Roman" w:hAnsi="Times New Roman" w:cs="Times New Roman"/>
          <w:b/>
          <w:bCs/>
        </w:rPr>
        <w:t>Bookings</w:t>
      </w:r>
      <w:r w:rsidRPr="00A670AA">
        <w:rPr>
          <w:rFonts w:ascii="Times New Roman" w:hAnsi="Times New Roman" w:cs="Times New Roman"/>
        </w:rPr>
        <w:t xml:space="preserve"> storage.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tested module interactions with </w:t>
      </w:r>
      <w:r w:rsidRPr="00A670AA">
        <w:rPr>
          <w:rFonts w:ascii="Times New Roman" w:hAnsi="Times New Roman" w:cs="Times New Roman"/>
          <w:b/>
          <w:bCs/>
        </w:rPr>
        <w:t>Cypress</w:t>
      </w:r>
      <w:r w:rsidRPr="00A670AA">
        <w:rPr>
          <w:rFonts w:ascii="Times New Roman" w:hAnsi="Times New Roman" w:cs="Times New Roman"/>
        </w:rPr>
        <w:t>, verifying flows like booking-to-check-in, achieving 90% coverage. This integration supports community events reliably.</w:t>
      </w:r>
    </w:p>
    <w:p w14:paraId="2A452ACC" w14:textId="77777777" w:rsidR="00A670AA" w:rsidRPr="00A670AA" w:rsidRDefault="00A670AA" w:rsidP="00A670AA">
      <w:pPr>
        <w:spacing w:before="24" w:after="24" w:line="276" w:lineRule="auto"/>
        <w:rPr>
          <w:rFonts w:ascii="Times New Roman" w:eastAsia="Calibri" w:hAnsi="Times New Roman" w:cs="Times New Roman"/>
        </w:rPr>
      </w:pPr>
    </w:p>
    <w:p w14:paraId="3A87AF4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module integration creates a cohesive system, showcasing our technical expertise for our degree program. It’s ready for evaluation and future features like cross-module analytics.</w:t>
      </w:r>
    </w:p>
    <w:p w14:paraId="025CD2A0"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3E08F9B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4.15 Progressive Web App Implementation</w:t>
      </w:r>
    </w:p>
    <w:p w14:paraId="79601CFF" w14:textId="77777777" w:rsidR="00A670AA" w:rsidRPr="00A670AA" w:rsidRDefault="00A670AA" w:rsidP="00A670AA">
      <w:pPr>
        <w:spacing w:before="24" w:after="24" w:line="276" w:lineRule="auto"/>
        <w:rPr>
          <w:rFonts w:ascii="Times New Roman" w:eastAsia="Calibri" w:hAnsi="Times New Roman" w:cs="Times New Roman"/>
        </w:rPr>
      </w:pPr>
    </w:p>
    <w:p w14:paraId="774552BA" w14:textId="77777777" w:rsidR="00A670AA" w:rsidRPr="00A670AA" w:rsidRDefault="00A670AA" w:rsidP="00A670AA">
      <w:pPr>
        <w:spacing w:before="24" w:after="24" w:line="276" w:lineRule="auto"/>
        <w:rPr>
          <w:rFonts w:ascii="Times New Roman" w:eastAsia="Calibri" w:hAnsi="Times New Roman" w:cs="Times New Roman"/>
        </w:rPr>
      </w:pPr>
    </w:p>
    <w:p w14:paraId="39839F9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Progressive Web App (PWA)</w:t>
      </w:r>
      <w:r w:rsidRPr="00A670AA">
        <w:rPr>
          <w:rFonts w:ascii="Times New Roman" w:hAnsi="Times New Roman" w:cs="Times New Roman"/>
        </w:rPr>
        <w:t xml:space="preserve"> implementation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led by </w:t>
      </w:r>
      <w:r w:rsidRPr="00A670AA">
        <w:rPr>
          <w:rFonts w:ascii="Times New Roman" w:hAnsi="Times New Roman" w:cs="Times New Roman"/>
          <w:b/>
          <w:bCs/>
        </w:rPr>
        <w:t>Mayank</w:t>
      </w:r>
      <w:r w:rsidRPr="00A670AA">
        <w:rPr>
          <w:rFonts w:ascii="Times New Roman" w:hAnsi="Times New Roman" w:cs="Times New Roman"/>
        </w:rPr>
        <w:t xml:space="preserve"> in 2.5 months, ensures offline access for community events. Using </w:t>
      </w:r>
      <w:r w:rsidRPr="00A670AA">
        <w:rPr>
          <w:rFonts w:ascii="Times New Roman" w:hAnsi="Times New Roman" w:cs="Times New Roman"/>
          <w:b/>
          <w:bCs/>
        </w:rPr>
        <w:t>Workbox</w:t>
      </w:r>
      <w:r w:rsidRPr="00A670AA">
        <w:rPr>
          <w:rFonts w:ascii="Times New Roman" w:hAnsi="Times New Roman" w:cs="Times New Roman"/>
        </w:rPr>
        <w:t xml:space="preserve">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Mayank</w:t>
      </w:r>
      <w:r w:rsidRPr="00A670AA">
        <w:rPr>
          <w:rFonts w:ascii="Times New Roman" w:hAnsi="Times New Roman" w:cs="Times New Roman"/>
        </w:rPr>
        <w:t xml:space="preserve"> configured client/public/service-worker.js to cache event pages, </w:t>
      </w:r>
      <w:r w:rsidRPr="00A670AA">
        <w:rPr>
          <w:rFonts w:ascii="Times New Roman" w:hAnsi="Times New Roman" w:cs="Times New Roman"/>
          <w:b/>
          <w:bCs/>
        </w:rPr>
        <w:t>QR codes</w:t>
      </w:r>
      <w:r w:rsidRPr="00A670AA">
        <w:rPr>
          <w:rFonts w:ascii="Times New Roman" w:hAnsi="Times New Roman" w:cs="Times New Roman"/>
        </w:rPr>
        <w:t>, and styles, reducing load times to 1.5 seconds offline. The PWA enables attendees to view bookings in areas with poor connectivity, enhancing reliability.</w:t>
      </w:r>
    </w:p>
    <w:p w14:paraId="098DF445" w14:textId="77777777" w:rsidR="00A670AA" w:rsidRPr="00A670AA" w:rsidRDefault="00A670AA" w:rsidP="00A670AA">
      <w:pPr>
        <w:spacing w:before="24" w:after="24" w:line="276" w:lineRule="auto"/>
        <w:rPr>
          <w:rFonts w:ascii="Times New Roman" w:eastAsia="Calibri" w:hAnsi="Times New Roman" w:cs="Times New Roman"/>
          <w:b/>
          <w:bCs/>
        </w:rPr>
      </w:pPr>
    </w:p>
    <w:p w14:paraId="25E0A61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registered the service worker in client/</w:t>
      </w:r>
      <w:proofErr w:type="spellStart"/>
      <w:r w:rsidRPr="00A670AA">
        <w:rPr>
          <w:rFonts w:ascii="Times New Roman" w:hAnsi="Times New Roman" w:cs="Times New Roman"/>
        </w:rPr>
        <w:t>src</w:t>
      </w:r>
      <w:proofErr w:type="spellEnd"/>
      <w:r w:rsidRPr="00A670AA">
        <w:rPr>
          <w:rFonts w:ascii="Times New Roman" w:hAnsi="Times New Roman" w:cs="Times New Roman"/>
        </w:rPr>
        <w:t xml:space="preserve">/index.js, precaching critical assets like </w:t>
      </w:r>
      <w:proofErr w:type="spellStart"/>
      <w:proofErr w:type="gramStart"/>
      <w:r w:rsidRPr="00A670AA">
        <w:rPr>
          <w:rFonts w:ascii="Times New Roman" w:hAnsi="Times New Roman" w:cs="Times New Roman"/>
        </w:rPr>
        <w:t>events.json</w:t>
      </w:r>
      <w:proofErr w:type="spellEnd"/>
      <w:proofErr w:type="gramEnd"/>
      <w:r w:rsidRPr="00A670AA">
        <w:rPr>
          <w:rFonts w:ascii="Times New Roman" w:hAnsi="Times New Roman" w:cs="Times New Roman"/>
        </w:rPr>
        <w:t xml:space="preserve"> and </w:t>
      </w:r>
      <w:r w:rsidRPr="00A670AA">
        <w:rPr>
          <w:rFonts w:ascii="Times New Roman" w:hAnsi="Times New Roman" w:cs="Times New Roman"/>
          <w:b/>
          <w:bCs/>
        </w:rPr>
        <w:t>QR code</w:t>
      </w:r>
      <w:r w:rsidRPr="00A670AA">
        <w:rPr>
          <w:rFonts w:ascii="Times New Roman" w:hAnsi="Times New Roman" w:cs="Times New Roman"/>
        </w:rPr>
        <w:t xml:space="preserve"> modals, stored in </w:t>
      </w:r>
      <w:proofErr w:type="spellStart"/>
      <w:r w:rsidRPr="00A670AA">
        <w:rPr>
          <w:rFonts w:ascii="Times New Roman" w:hAnsi="Times New Roman" w:cs="Times New Roman"/>
          <w:b/>
          <w:bCs/>
        </w:rPr>
        <w:t>IndexedDB</w:t>
      </w:r>
      <w:proofErr w:type="spellEnd"/>
      <w:r w:rsidRPr="00A670AA">
        <w:rPr>
          <w:rFonts w:ascii="Times New Roman" w:hAnsi="Times New Roman" w:cs="Times New Roman"/>
        </w:rPr>
        <w:t xml:space="preserve">. </w:t>
      </w:r>
      <w:r w:rsidRPr="00A670AA">
        <w:rPr>
          <w:rFonts w:ascii="Times New Roman" w:hAnsi="Times New Roman" w:cs="Times New Roman"/>
          <w:b/>
          <w:bCs/>
        </w:rPr>
        <w:t>React Router</w:t>
      </w:r>
      <w:r w:rsidRPr="00A670AA">
        <w:rPr>
          <w:rFonts w:ascii="Times New Roman" w:hAnsi="Times New Roman" w:cs="Times New Roman"/>
        </w:rPr>
        <w:t xml:space="preserve"> ensures seamless navigation offline, with </w:t>
      </w:r>
      <w:r w:rsidRPr="00A670AA">
        <w:rPr>
          <w:rFonts w:ascii="Times New Roman" w:hAnsi="Times New Roman" w:cs="Times New Roman"/>
          <w:b/>
          <w:bCs/>
        </w:rPr>
        <w:t>React Context</w:t>
      </w:r>
      <w:r w:rsidRPr="00A670AA">
        <w:rPr>
          <w:rFonts w:ascii="Times New Roman" w:hAnsi="Times New Roman" w:cs="Times New Roman"/>
        </w:rPr>
        <w:t xml:space="preserve"> managing cached state for role-based views. </w:t>
      </w:r>
      <w:r w:rsidRPr="00A670AA">
        <w:rPr>
          <w:rFonts w:ascii="Times New Roman" w:hAnsi="Times New Roman" w:cs="Times New Roman"/>
          <w:b/>
          <w:bCs/>
        </w:rPr>
        <w:t>Ishu’s</w:t>
      </w:r>
      <w:r w:rsidRPr="00A670AA">
        <w:rPr>
          <w:rFonts w:ascii="Times New Roman" w:hAnsi="Times New Roman" w:cs="Times New Roman"/>
        </w:rPr>
        <w:t xml:space="preserve"> APIs return compact JSON to minimize cache size, fitting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schemas preload essential data, optimized for 512 MB.</w:t>
      </w:r>
    </w:p>
    <w:p w14:paraId="36500AC8"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offline data with </w:t>
      </w:r>
      <w:r w:rsidRPr="00A670AA">
        <w:rPr>
          <w:rFonts w:ascii="Times New Roman" w:hAnsi="Times New Roman" w:cs="Times New Roman"/>
          <w:b/>
          <w:bCs/>
        </w:rPr>
        <w:t>TLS</w:t>
      </w:r>
      <w:r w:rsidRPr="00A670AA">
        <w:rPr>
          <w:rFonts w:ascii="Times New Roman" w:hAnsi="Times New Roman" w:cs="Times New Roman"/>
        </w:rPr>
        <w:t xml:space="preserve"> during syncs, preventing interception. </w:t>
      </w:r>
      <w:r w:rsidRPr="00A670AA">
        <w:rPr>
          <w:rFonts w:ascii="Times New Roman" w:hAnsi="Times New Roman" w:cs="Times New Roman"/>
          <w:b/>
          <w:bCs/>
        </w:rPr>
        <w:t>Cypress</w:t>
      </w:r>
      <w:r w:rsidRPr="00A670AA">
        <w:rPr>
          <w:rFonts w:ascii="Times New Roman" w:hAnsi="Times New Roman" w:cs="Times New Roman"/>
        </w:rPr>
        <w:t xml:space="preserve"> tests verified offline functionality, simulating network drops and confirming </w:t>
      </w:r>
      <w:r w:rsidRPr="00A670AA">
        <w:rPr>
          <w:rFonts w:ascii="Times New Roman" w:hAnsi="Times New Roman" w:cs="Times New Roman"/>
          <w:b/>
          <w:bCs/>
        </w:rPr>
        <w:t>QR code</w:t>
      </w:r>
      <w:r w:rsidRPr="00A670AA">
        <w:rPr>
          <w:rFonts w:ascii="Times New Roman" w:hAnsi="Times New Roman" w:cs="Times New Roman"/>
        </w:rPr>
        <w:t xml:space="preserve"> display in 1 second. The PWA supports 1000 users, with cached assets under 5 MB, ensuring scalability.</w:t>
      </w:r>
    </w:p>
    <w:p w14:paraId="37BA795E" w14:textId="77777777" w:rsidR="00A670AA" w:rsidRPr="00A670AA" w:rsidRDefault="00A670AA" w:rsidP="00A670AA">
      <w:pPr>
        <w:spacing w:before="24" w:after="24" w:line="276" w:lineRule="auto"/>
        <w:ind w:firstLine="630"/>
        <w:jc w:val="both"/>
        <w:rPr>
          <w:rFonts w:ascii="Times New Roman" w:hAnsi="Times New Roman" w:cs="Times New Roman"/>
        </w:rPr>
      </w:pPr>
    </w:p>
    <w:p w14:paraId="07CED56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PWA implementation enhances accessibility, showcasing our technical expertise for our degree program. It supports future enhancements like offline booking queues.</w:t>
      </w:r>
    </w:p>
    <w:p w14:paraId="24DDAA7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66E21742" w14:textId="77777777" w:rsidR="00A670AA" w:rsidRPr="00A670AA" w:rsidRDefault="00A670AA" w:rsidP="00A670AA">
      <w:pPr>
        <w:spacing w:before="24" w:after="24" w:line="276" w:lineRule="auto"/>
        <w:rPr>
          <w:rFonts w:ascii="Times New Roman" w:eastAsia="Calibri" w:hAnsi="Times New Roman" w:cs="Times New Roman"/>
          <w:b/>
          <w:bCs/>
        </w:rPr>
      </w:pPr>
    </w:p>
    <w:p w14:paraId="0AA3325F"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4.16 Scalability Testing</w:t>
      </w:r>
    </w:p>
    <w:p w14:paraId="31D00F80" w14:textId="77777777" w:rsidR="00A670AA" w:rsidRPr="00A670AA" w:rsidRDefault="00A670AA" w:rsidP="00A670AA">
      <w:pPr>
        <w:spacing w:before="24" w:after="24" w:line="276" w:lineRule="auto"/>
        <w:rPr>
          <w:rFonts w:ascii="Times New Roman" w:eastAsia="Calibri" w:hAnsi="Times New Roman" w:cs="Times New Roman"/>
        </w:rPr>
      </w:pPr>
    </w:p>
    <w:p w14:paraId="15EF62B1" w14:textId="77777777" w:rsidR="00A670AA" w:rsidRPr="00A670AA" w:rsidRDefault="00A670AA" w:rsidP="00A670AA">
      <w:pPr>
        <w:spacing w:before="24" w:after="24" w:line="276" w:lineRule="auto"/>
        <w:rPr>
          <w:rFonts w:ascii="Times New Roman" w:eastAsia="Calibri" w:hAnsi="Times New Roman" w:cs="Times New Roman"/>
        </w:rPr>
      </w:pPr>
    </w:p>
    <w:p w14:paraId="1BA9D4D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Scalability testing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conducted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under </w:t>
      </w:r>
      <w:r w:rsidRPr="00A670AA">
        <w:rPr>
          <w:rFonts w:ascii="Times New Roman" w:hAnsi="Times New Roman" w:cs="Times New Roman"/>
          <w:b/>
          <w:bCs/>
        </w:rPr>
        <w:t>Ishu’s</w:t>
      </w:r>
      <w:r w:rsidRPr="00A670AA">
        <w:rPr>
          <w:rFonts w:ascii="Times New Roman" w:hAnsi="Times New Roman" w:cs="Times New Roman"/>
        </w:rPr>
        <w:t xml:space="preserve"> leadership, verified performance for 1000 users. </w:t>
      </w:r>
      <w:r w:rsidRPr="00A670AA">
        <w:rPr>
          <w:rFonts w:ascii="Times New Roman" w:hAnsi="Times New Roman" w:cs="Times New Roman"/>
          <w:b/>
          <w:bCs/>
        </w:rPr>
        <w:t>Jest</w:t>
      </w:r>
      <w:r w:rsidRPr="00A670AA">
        <w:rPr>
          <w:rFonts w:ascii="Times New Roman" w:hAnsi="Times New Roman" w:cs="Times New Roman"/>
        </w:rPr>
        <w:t xml:space="preserve"> simulated 1000 concurrent API calls to /events and /bookings, measuring response times on </w:t>
      </w:r>
      <w:r w:rsidRPr="00A670AA">
        <w:rPr>
          <w:rFonts w:ascii="Times New Roman" w:hAnsi="Times New Roman" w:cs="Times New Roman"/>
          <w:b/>
          <w:bCs/>
        </w:rPr>
        <w:t>Render</w:t>
      </w:r>
      <w:r w:rsidRPr="00A670AA">
        <w:rPr>
          <w:rFonts w:ascii="Times New Roman" w:hAnsi="Times New Roman" w:cs="Times New Roman"/>
        </w:rPr>
        <w:t xml:space="preserve"> at under 200ms within 512 MB RAM.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schemas, with indexes on </w:t>
      </w:r>
      <w:proofErr w:type="spellStart"/>
      <w:r w:rsidRPr="00A670AA">
        <w:rPr>
          <w:rFonts w:ascii="Times New Roman" w:hAnsi="Times New Roman" w:cs="Times New Roman"/>
        </w:rPr>
        <w:t>eventId</w:t>
      </w:r>
      <w:proofErr w:type="spellEnd"/>
      <w:r w:rsidRPr="00A670AA">
        <w:rPr>
          <w:rFonts w:ascii="Times New Roman" w:hAnsi="Times New Roman" w:cs="Times New Roman"/>
        </w:rPr>
        <w:t>, handled 5000 bookings in 512 MB, maintaining query times below 100ms.</w:t>
      </w:r>
    </w:p>
    <w:p w14:paraId="5D568927" w14:textId="77777777" w:rsidR="00A670AA" w:rsidRPr="00A670AA" w:rsidRDefault="00A670AA" w:rsidP="00A670AA">
      <w:pPr>
        <w:spacing w:before="24" w:after="24" w:line="276" w:lineRule="auto"/>
        <w:rPr>
          <w:rFonts w:ascii="Times New Roman" w:eastAsia="Calibri" w:hAnsi="Times New Roman" w:cs="Times New Roman"/>
          <w:b/>
          <w:bCs/>
        </w:rPr>
      </w:pPr>
    </w:p>
    <w:p w14:paraId="5BD8899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Ishu</w:t>
      </w:r>
      <w:r w:rsidRPr="00A670AA">
        <w:rPr>
          <w:rFonts w:ascii="Times New Roman" w:hAnsi="Times New Roman" w:cs="Times New Roman"/>
        </w:rPr>
        <w:t xml:space="preserve"> tested </w:t>
      </w:r>
      <w:r w:rsidRPr="00A670AA">
        <w:rPr>
          <w:rFonts w:ascii="Times New Roman" w:hAnsi="Times New Roman" w:cs="Times New Roman"/>
          <w:b/>
          <w:bCs/>
        </w:rPr>
        <w:t>Socket.io</w:t>
      </w:r>
      <w:r w:rsidRPr="00A670AA">
        <w:rPr>
          <w:rFonts w:ascii="Times New Roman" w:hAnsi="Times New Roman" w:cs="Times New Roman"/>
        </w:rPr>
        <w:t xml:space="preserve"> real-time updates, broadcasting to 1000 clients in 500ms,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preventing </w:t>
      </w:r>
      <w:r w:rsidRPr="00A670AA">
        <w:rPr>
          <w:rFonts w:ascii="Times New Roman" w:hAnsi="Times New Roman" w:cs="Times New Roman"/>
          <w:b/>
          <w:bCs/>
        </w:rPr>
        <w:t>Render’s</w:t>
      </w:r>
      <w:r w:rsidRPr="00A670AA">
        <w:rPr>
          <w:rFonts w:ascii="Times New Roman" w:hAnsi="Times New Roman" w:cs="Times New Roman"/>
        </w:rPr>
        <w:t xml:space="preserve"> sleep mode delays.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was load-tested with </w:t>
      </w:r>
      <w:r w:rsidRPr="00A670AA">
        <w:rPr>
          <w:rFonts w:ascii="Times New Roman" w:hAnsi="Times New Roman" w:cs="Times New Roman"/>
          <w:b/>
          <w:bCs/>
        </w:rPr>
        <w:t>Cypress</w:t>
      </w:r>
      <w:r w:rsidRPr="00A670AA">
        <w:rPr>
          <w:rFonts w:ascii="Times New Roman" w:hAnsi="Times New Roman" w:cs="Times New Roman"/>
        </w:rPr>
        <w:t xml:space="preserve">, rendering event pages for 1000 users in 1.2 seconds, leveraging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CDN.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authentication scaled to 1000 tokens, validated in 50ms.</w:t>
      </w:r>
    </w:p>
    <w:p w14:paraId="1D233954" w14:textId="77777777" w:rsidR="00A670AA" w:rsidRPr="00A670AA" w:rsidRDefault="00A670AA" w:rsidP="00A670AA">
      <w:pPr>
        <w:spacing w:before="24" w:after="24" w:line="276" w:lineRule="auto"/>
        <w:rPr>
          <w:rFonts w:ascii="Times New Roman" w:eastAsia="Calibri" w:hAnsi="Times New Roman" w:cs="Times New Roman"/>
        </w:rPr>
      </w:pPr>
    </w:p>
    <w:p w14:paraId="6B5B0C5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Tests revealed a memory spike during </w:t>
      </w:r>
      <w:r w:rsidRPr="00A670AA">
        <w:rPr>
          <w:rFonts w:ascii="Times New Roman" w:hAnsi="Times New Roman" w:cs="Times New Roman"/>
          <w:b/>
          <w:bCs/>
        </w:rPr>
        <w:t>TensorFlow.js</w:t>
      </w:r>
      <w:r w:rsidRPr="00A670AA">
        <w:rPr>
          <w:rFonts w:ascii="Times New Roman" w:hAnsi="Times New Roman" w:cs="Times New Roman"/>
        </w:rPr>
        <w:t xml:space="preserve"> recommendations, fixed by </w:t>
      </w:r>
      <w:r w:rsidRPr="00A670AA">
        <w:rPr>
          <w:rFonts w:ascii="Times New Roman" w:hAnsi="Times New Roman" w:cs="Times New Roman"/>
          <w:b/>
          <w:bCs/>
        </w:rPr>
        <w:t>Ishu</w:t>
      </w:r>
      <w:r w:rsidRPr="00A670AA">
        <w:rPr>
          <w:rFonts w:ascii="Times New Roman" w:hAnsi="Times New Roman" w:cs="Times New Roman"/>
        </w:rPr>
        <w:t xml:space="preserve"> quantizing the model to 500 KB, reducing inference to 250ms. </w:t>
      </w:r>
      <w:r w:rsidRPr="00A670AA">
        <w:rPr>
          <w:rFonts w:ascii="Times New Roman" w:hAnsi="Times New Roman" w:cs="Times New Roman"/>
          <w:b/>
          <w:bCs/>
        </w:rPr>
        <w:t>Kishan</w:t>
      </w:r>
      <w:r w:rsidRPr="00A670AA">
        <w:rPr>
          <w:rFonts w:ascii="Times New Roman" w:hAnsi="Times New Roman" w:cs="Times New Roman"/>
        </w:rPr>
        <w:t xml:space="preserve"> partitioned </w:t>
      </w:r>
      <w:r w:rsidRPr="00A670AA">
        <w:rPr>
          <w:rFonts w:ascii="Times New Roman" w:hAnsi="Times New Roman" w:cs="Times New Roman"/>
          <w:b/>
          <w:bCs/>
        </w:rPr>
        <w:t>Bookings</w:t>
      </w:r>
      <w:r w:rsidRPr="00A670AA">
        <w:rPr>
          <w:rFonts w:ascii="Times New Roman" w:hAnsi="Times New Roman" w:cs="Times New Roman"/>
        </w:rPr>
        <w:t xml:space="preserve"> to avoid bottlenecks, ensuring stability for community events. Tests ran on local setups, with logs in server/logs/.</w:t>
      </w:r>
    </w:p>
    <w:p w14:paraId="1EF4D0ED" w14:textId="77777777" w:rsidR="00A670AA" w:rsidRPr="00A670AA" w:rsidRDefault="00A670AA" w:rsidP="00A670AA">
      <w:pPr>
        <w:spacing w:before="24" w:after="24" w:line="276" w:lineRule="auto"/>
        <w:ind w:firstLine="630"/>
        <w:jc w:val="both"/>
        <w:rPr>
          <w:rFonts w:ascii="Times New Roman" w:hAnsi="Times New Roman" w:cs="Times New Roman"/>
        </w:rPr>
      </w:pPr>
    </w:p>
    <w:p w14:paraId="12513A2F" w14:textId="0BB2498D" w:rsidR="00A670AA" w:rsidRP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noProof/>
        </w:rPr>
        <w:lastRenderedPageBreak/>
        <w:drawing>
          <wp:inline distT="0" distB="0" distL="0" distR="0" wp14:anchorId="51BC65C3" wp14:editId="26D3E52E">
            <wp:extent cx="1682750" cy="7888102"/>
            <wp:effectExtent l="0" t="0" r="0" b="0"/>
            <wp:docPr id="92263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3188" name="Picture 922631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1468" cy="7928971"/>
                    </a:xfrm>
                    <a:prstGeom prst="rect">
                      <a:avLst/>
                    </a:prstGeom>
                  </pic:spPr>
                </pic:pic>
              </a:graphicData>
            </a:graphic>
          </wp:inline>
        </w:drawing>
      </w:r>
    </w:p>
    <w:p w14:paraId="15C0F90A" w14:textId="77777777" w:rsidR="00500F03" w:rsidRDefault="00500F03" w:rsidP="00A670AA">
      <w:pPr>
        <w:spacing w:before="24" w:after="24" w:line="276" w:lineRule="auto"/>
        <w:rPr>
          <w:rFonts w:ascii="Times New Roman" w:eastAsia="Calibri" w:hAnsi="Times New Roman" w:cs="Times New Roman"/>
          <w:b/>
          <w:bCs/>
        </w:rPr>
      </w:pPr>
    </w:p>
    <w:p w14:paraId="5131D352" w14:textId="5B4589B6"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4.2</w:t>
      </w:r>
      <w:r w:rsidRPr="00A670AA">
        <w:rPr>
          <w:rFonts w:ascii="Times New Roman" w:eastAsia="Calibri" w:hAnsi="Times New Roman" w:cs="Times New Roman"/>
        </w:rPr>
        <w:t>: Scalability Testing Flowchart</w:t>
      </w:r>
    </w:p>
    <w:p w14:paraId="7F84DE1B" w14:textId="77777777" w:rsidR="00A670AA" w:rsidRPr="00A670AA" w:rsidRDefault="00A670AA" w:rsidP="00A670AA">
      <w:pPr>
        <w:spacing w:before="24" w:after="24" w:line="276" w:lineRule="auto"/>
        <w:rPr>
          <w:rFonts w:ascii="Times New Roman" w:eastAsia="Calibri" w:hAnsi="Times New Roman" w:cs="Times New Roman"/>
        </w:rPr>
      </w:pPr>
    </w:p>
    <w:p w14:paraId="7A4D2D34" w14:textId="77777777" w:rsidR="00A670AA" w:rsidRPr="00A670AA" w:rsidRDefault="00A670AA" w:rsidP="00A670AA">
      <w:pPr>
        <w:spacing w:before="24" w:after="24" w:line="276" w:lineRule="auto"/>
        <w:rPr>
          <w:rFonts w:ascii="Times New Roman" w:eastAsia="Calibri" w:hAnsi="Times New Roman" w:cs="Times New Roman"/>
          <w:b/>
          <w:bCs/>
        </w:rPr>
      </w:pPr>
    </w:p>
    <w:p w14:paraId="7DCC12DB"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4.17 Security Testing</w:t>
      </w:r>
    </w:p>
    <w:p w14:paraId="18FC5C37" w14:textId="77777777" w:rsidR="00A670AA" w:rsidRPr="00A670AA" w:rsidRDefault="00A670AA" w:rsidP="00A670AA">
      <w:pPr>
        <w:spacing w:before="24" w:after="24" w:line="276" w:lineRule="auto"/>
        <w:rPr>
          <w:rFonts w:ascii="Times New Roman" w:eastAsia="Calibri" w:hAnsi="Times New Roman" w:cs="Times New Roman"/>
        </w:rPr>
      </w:pPr>
    </w:p>
    <w:p w14:paraId="246A58D0" w14:textId="77777777" w:rsidR="00A670AA" w:rsidRPr="00A670AA" w:rsidRDefault="00A670AA" w:rsidP="00A670AA">
      <w:pPr>
        <w:spacing w:before="24" w:after="24" w:line="276" w:lineRule="auto"/>
        <w:ind w:firstLine="630"/>
        <w:jc w:val="both"/>
        <w:rPr>
          <w:rFonts w:ascii="Times New Roman" w:hAnsi="Times New Roman" w:cs="Times New Roman"/>
        </w:rPr>
      </w:pPr>
    </w:p>
    <w:p w14:paraId="1EDDEB3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Security testing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led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in 2.5 months, ensured robust protection. </w:t>
      </w:r>
      <w:r w:rsidRPr="00A670AA">
        <w:rPr>
          <w:rFonts w:ascii="Times New Roman" w:hAnsi="Times New Roman" w:cs="Times New Roman"/>
          <w:b/>
          <w:bCs/>
        </w:rPr>
        <w:t>Jest</w:t>
      </w:r>
      <w:r w:rsidRPr="00A670AA">
        <w:rPr>
          <w:rFonts w:ascii="Times New Roman" w:hAnsi="Times New Roman" w:cs="Times New Roman"/>
        </w:rPr>
        <w:t xml:space="preserve"> tested </w:t>
      </w:r>
      <w:r w:rsidRPr="00A670AA">
        <w:rPr>
          <w:rFonts w:ascii="Times New Roman" w:hAnsi="Times New Roman" w:cs="Times New Roman"/>
          <w:b/>
          <w:bCs/>
        </w:rPr>
        <w:t>JWT</w:t>
      </w:r>
      <w:r w:rsidRPr="00A670AA">
        <w:rPr>
          <w:rFonts w:ascii="Times New Roman" w:hAnsi="Times New Roman" w:cs="Times New Roman"/>
        </w:rPr>
        <w:t xml:space="preserve"> authentication, verifying token expiration and role access for APIs like /events/create, achieving 95% coverage. </w:t>
      </w:r>
      <w:r w:rsidRPr="00A670AA">
        <w:rPr>
          <w:rFonts w:ascii="Times New Roman" w:hAnsi="Times New Roman" w:cs="Times New Roman"/>
          <w:b/>
          <w:bCs/>
        </w:rPr>
        <w:t>Cypress</w:t>
      </w:r>
      <w:r w:rsidRPr="00A670AA">
        <w:rPr>
          <w:rFonts w:ascii="Times New Roman" w:hAnsi="Times New Roman" w:cs="Times New Roman"/>
        </w:rPr>
        <w:t xml:space="preserve"> simulated attacks, including SQL injection on /bookings and XSS via event descriptions, confirming </w:t>
      </w:r>
      <w:r w:rsidRPr="00A670AA">
        <w:rPr>
          <w:rFonts w:ascii="Times New Roman" w:hAnsi="Times New Roman" w:cs="Times New Roman"/>
          <w:b/>
          <w:bCs/>
        </w:rPr>
        <w:t>Joi</w:t>
      </w:r>
      <w:r w:rsidRPr="00A670AA">
        <w:rPr>
          <w:rFonts w:ascii="Times New Roman" w:hAnsi="Times New Roman" w:cs="Times New Roman"/>
        </w:rPr>
        <w:t xml:space="preserve"> validation and </w:t>
      </w:r>
      <w:r w:rsidRPr="00A670AA">
        <w:rPr>
          <w:rFonts w:ascii="Times New Roman" w:hAnsi="Times New Roman" w:cs="Times New Roman"/>
          <w:b/>
          <w:bCs/>
        </w:rPr>
        <w:t>Helmet</w:t>
      </w:r>
      <w:r w:rsidRPr="00A670AA">
        <w:rPr>
          <w:rFonts w:ascii="Times New Roman" w:hAnsi="Times New Roman" w:cs="Times New Roman"/>
        </w:rPr>
        <w:t xml:space="preserve"> headers blocked threats.</w:t>
      </w:r>
    </w:p>
    <w:p w14:paraId="4294A984" w14:textId="77777777" w:rsidR="00A670AA" w:rsidRPr="00A670AA" w:rsidRDefault="00A670AA" w:rsidP="00A670AA">
      <w:pPr>
        <w:spacing w:before="24" w:after="24" w:line="276" w:lineRule="auto"/>
        <w:rPr>
          <w:rFonts w:ascii="Times New Roman" w:eastAsia="Calibri" w:hAnsi="Times New Roman" w:cs="Times New Roman"/>
          <w:b/>
          <w:bCs/>
        </w:rPr>
      </w:pPr>
    </w:p>
    <w:p w14:paraId="5C380A50"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tested </w:t>
      </w:r>
      <w:r w:rsidRPr="00A670AA">
        <w:rPr>
          <w:rFonts w:ascii="Times New Roman" w:hAnsi="Times New Roman" w:cs="Times New Roman"/>
          <w:b/>
          <w:bCs/>
        </w:rPr>
        <w:t>TLS</w:t>
      </w:r>
      <w:r w:rsidRPr="00A670AA">
        <w:rPr>
          <w:rFonts w:ascii="Times New Roman" w:hAnsi="Times New Roman" w:cs="Times New Roman"/>
        </w:rPr>
        <w:t xml:space="preserve"> encryption between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clients, ensuring secure </w:t>
      </w:r>
      <w:r w:rsidRPr="00A670AA">
        <w:rPr>
          <w:rFonts w:ascii="Times New Roman" w:hAnsi="Times New Roman" w:cs="Times New Roman"/>
          <w:b/>
          <w:bCs/>
        </w:rPr>
        <w:t>QR code</w:t>
      </w:r>
      <w:r w:rsidRPr="00A670AA">
        <w:rPr>
          <w:rFonts w:ascii="Times New Roman" w:hAnsi="Times New Roman" w:cs="Times New Roman"/>
        </w:rPr>
        <w:t xml:space="preserve"> and booking transfers. Rate-limiting was validated, capping requests at 100 per minute per IP, preventing DDoS within </w:t>
      </w:r>
      <w:r w:rsidRPr="00A670AA">
        <w:rPr>
          <w:rFonts w:ascii="Times New Roman" w:hAnsi="Times New Roman" w:cs="Times New Roman"/>
          <w:b/>
          <w:bCs/>
        </w:rPr>
        <w:t>Render’s</w:t>
      </w:r>
      <w:r w:rsidRPr="00A670AA">
        <w:rPr>
          <w:rFonts w:ascii="Times New Roman" w:hAnsi="Times New Roman" w:cs="Times New Roman"/>
        </w:rPr>
        <w:t xml:space="preserve"> 512 MB RAM.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schemas were checked for data exposure, with lean fields minimizing risks in 512 MB.</w:t>
      </w:r>
    </w:p>
    <w:p w14:paraId="6CF08556"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238321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Socket.io</w:t>
      </w:r>
      <w:r w:rsidRPr="00A670AA">
        <w:rPr>
          <w:rFonts w:ascii="Times New Roman" w:hAnsi="Times New Roman" w:cs="Times New Roman"/>
        </w:rPr>
        <w:t xml:space="preserve"> connections for real-time updates were tested for </w:t>
      </w:r>
      <w:r w:rsidRPr="00A670AA">
        <w:rPr>
          <w:rFonts w:ascii="Times New Roman" w:hAnsi="Times New Roman" w:cs="Times New Roman"/>
          <w:b/>
          <w:bCs/>
        </w:rPr>
        <w:t>TLS</w:t>
      </w:r>
      <w:r w:rsidRPr="00A670AA">
        <w:rPr>
          <w:rFonts w:ascii="Times New Roman" w:hAnsi="Times New Roman" w:cs="Times New Roman"/>
        </w:rPr>
        <w:t xml:space="preserve"> integrity, and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was scanned for client-side vulnerabilities, ensuring role-based UI restrictions worked. A token refresh bug was fixed, reducing unauthorized access risks. Logs in server/logs/ tracked test results, ensuring traceability.</w:t>
      </w:r>
    </w:p>
    <w:p w14:paraId="20E7AF19" w14:textId="77777777" w:rsidR="00A670AA" w:rsidRPr="00A670AA" w:rsidRDefault="00A670AA" w:rsidP="00A670AA">
      <w:pPr>
        <w:spacing w:before="24" w:after="24" w:line="276" w:lineRule="auto"/>
        <w:ind w:firstLine="630"/>
        <w:jc w:val="both"/>
        <w:rPr>
          <w:rFonts w:ascii="Times New Roman" w:hAnsi="Times New Roman" w:cs="Times New Roman"/>
        </w:rPr>
      </w:pPr>
    </w:p>
    <w:p w14:paraId="733511C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security testing safeguards community events, showcasing our technical expertise for our degree program. It supports future enhancements like two-factor authentication.</w:t>
      </w:r>
    </w:p>
    <w:p w14:paraId="55F79B8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1716E968"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5050050"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4.18 Deployment Challenges</w:t>
      </w:r>
    </w:p>
    <w:p w14:paraId="0BE9EC7C" w14:textId="77777777" w:rsidR="00A670AA" w:rsidRPr="00A670AA" w:rsidRDefault="00A670AA" w:rsidP="00A670AA">
      <w:pPr>
        <w:spacing w:before="24" w:after="24" w:line="276" w:lineRule="auto"/>
        <w:rPr>
          <w:rFonts w:ascii="Times New Roman" w:eastAsia="Calibri" w:hAnsi="Times New Roman" w:cs="Times New Roman"/>
        </w:rPr>
      </w:pPr>
    </w:p>
    <w:p w14:paraId="28220859" w14:textId="77777777" w:rsidR="00A670AA" w:rsidRPr="00A670AA" w:rsidRDefault="00A670AA" w:rsidP="00A670AA">
      <w:pPr>
        <w:spacing w:before="24" w:after="24" w:line="276" w:lineRule="auto"/>
        <w:rPr>
          <w:rFonts w:ascii="Times New Roman" w:eastAsia="Calibri" w:hAnsi="Times New Roman" w:cs="Times New Roman"/>
        </w:rPr>
      </w:pPr>
    </w:p>
    <w:p w14:paraId="3CA6F3C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Deploying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presented challenges due to free-tier constraints. </w:t>
      </w:r>
      <w:r w:rsidRPr="00A670AA">
        <w:rPr>
          <w:rFonts w:ascii="Times New Roman" w:hAnsi="Times New Roman" w:cs="Times New Roman"/>
          <w:b/>
          <w:bCs/>
        </w:rPr>
        <w:t>Render’s</w:t>
      </w:r>
      <w:r w:rsidRPr="00A670AA">
        <w:rPr>
          <w:rFonts w:ascii="Times New Roman" w:hAnsi="Times New Roman" w:cs="Times New Roman"/>
        </w:rPr>
        <w:t xml:space="preserve"> 512 MB RAM caused crashes during initial </w:t>
      </w:r>
      <w:r w:rsidRPr="00A670AA">
        <w:rPr>
          <w:rFonts w:ascii="Times New Roman" w:hAnsi="Times New Roman" w:cs="Times New Roman"/>
          <w:b/>
          <w:bCs/>
        </w:rPr>
        <w:t>Socket.io</w:t>
      </w:r>
      <w:r w:rsidRPr="00A670AA">
        <w:rPr>
          <w:rFonts w:ascii="Times New Roman" w:hAnsi="Times New Roman" w:cs="Times New Roman"/>
        </w:rPr>
        <w:t xml:space="preserve"> deployments, as WebSocket connections overwhelmed memory. </w:t>
      </w:r>
      <w:r w:rsidRPr="00A670AA">
        <w:rPr>
          <w:rFonts w:ascii="Times New Roman" w:hAnsi="Times New Roman" w:cs="Times New Roman"/>
          <w:b/>
          <w:bCs/>
        </w:rPr>
        <w:t>Ishu</w:t>
      </w:r>
      <w:r w:rsidRPr="00A670AA">
        <w:rPr>
          <w:rFonts w:ascii="Times New Roman" w:hAnsi="Times New Roman" w:cs="Times New Roman"/>
        </w:rPr>
        <w:t xml:space="preserve"> resolved this by optimizing </w:t>
      </w:r>
      <w:r w:rsidRPr="00A670AA">
        <w:rPr>
          <w:rFonts w:ascii="Times New Roman" w:hAnsi="Times New Roman" w:cs="Times New Roman"/>
          <w:b/>
          <w:bCs/>
        </w:rPr>
        <w:t>Socket.io</w:t>
      </w:r>
      <w:r w:rsidRPr="00A670AA">
        <w:rPr>
          <w:rFonts w:ascii="Times New Roman" w:hAnsi="Times New Roman" w:cs="Times New Roman"/>
        </w:rPr>
        <w:t xml:space="preserve"> to batch events and adding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to prevent sleep mode, ensuring stable real-time updates.</w:t>
      </w:r>
    </w:p>
    <w:p w14:paraId="6BE22082"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D05FC8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MongoDB Atlas’s</w:t>
      </w:r>
      <w:r w:rsidRPr="00A670AA">
        <w:rPr>
          <w:rFonts w:ascii="Times New Roman" w:hAnsi="Times New Roman" w:cs="Times New Roman"/>
        </w:rPr>
        <w:t xml:space="preserve"> 512 MB storage limited </w:t>
      </w:r>
      <w:r w:rsidRPr="00A670AA">
        <w:rPr>
          <w:rFonts w:ascii="Times New Roman" w:hAnsi="Times New Roman" w:cs="Times New Roman"/>
          <w:b/>
          <w:bCs/>
        </w:rPr>
        <w:t>Kishan’s</w:t>
      </w:r>
      <w:r w:rsidRPr="00A670AA">
        <w:rPr>
          <w:rFonts w:ascii="Times New Roman" w:hAnsi="Times New Roman" w:cs="Times New Roman"/>
        </w:rPr>
        <w:t xml:space="preserve"> ability to seed large datasets, risking overflow with 5000 bookings. </w:t>
      </w:r>
      <w:r w:rsidRPr="00A670AA">
        <w:rPr>
          <w:rFonts w:ascii="Times New Roman" w:hAnsi="Times New Roman" w:cs="Times New Roman"/>
          <w:b/>
          <w:bCs/>
        </w:rPr>
        <w:t>Kishan</w:t>
      </w:r>
      <w:r w:rsidRPr="00A670AA">
        <w:rPr>
          <w:rFonts w:ascii="Times New Roman" w:hAnsi="Times New Roman" w:cs="Times New Roman"/>
        </w:rPr>
        <w:t xml:space="preserve"> implemented TTL indexes to auto-delete old </w:t>
      </w:r>
      <w:r w:rsidRPr="00A670AA">
        <w:rPr>
          <w:rFonts w:ascii="Times New Roman" w:hAnsi="Times New Roman" w:cs="Times New Roman"/>
          <w:b/>
          <w:bCs/>
        </w:rPr>
        <w:t>Bookings</w:t>
      </w:r>
      <w:r w:rsidRPr="00A670AA">
        <w:rPr>
          <w:rFonts w:ascii="Times New Roman" w:hAnsi="Times New Roman" w:cs="Times New Roman"/>
        </w:rPr>
        <w:t xml:space="preserve"> after 30 days, and used base64 </w:t>
      </w:r>
      <w:r w:rsidRPr="00A670AA">
        <w:rPr>
          <w:rFonts w:ascii="Times New Roman" w:hAnsi="Times New Roman" w:cs="Times New Roman"/>
          <w:b/>
          <w:bCs/>
        </w:rPr>
        <w:t>QR codes</w:t>
      </w:r>
      <w:r w:rsidRPr="00A670AA">
        <w:rPr>
          <w:rFonts w:ascii="Times New Roman" w:hAnsi="Times New Roman" w:cs="Times New Roman"/>
        </w:rPr>
        <w:t xml:space="preserve"> under 1 KB, fitting the limit.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posed no issues, but </w:t>
      </w:r>
      <w:r w:rsidRPr="00A670AA">
        <w:rPr>
          <w:rFonts w:ascii="Times New Roman" w:hAnsi="Times New Roman" w:cs="Times New Roman"/>
          <w:b/>
          <w:bCs/>
        </w:rPr>
        <w:t>Mayank</w:t>
      </w:r>
      <w:r w:rsidRPr="00A670AA">
        <w:rPr>
          <w:rFonts w:ascii="Times New Roman" w:hAnsi="Times New Roman" w:cs="Times New Roman"/>
        </w:rPr>
        <w:t xml:space="preserve"> faced delays in CI/CD pipelines due to large asset uploads, fixed by minifying files to 1.5 MB.</w:t>
      </w:r>
    </w:p>
    <w:p w14:paraId="49B6D1FD"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5A2C12A"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encountered </w:t>
      </w:r>
      <w:r w:rsidRPr="00A670AA">
        <w:rPr>
          <w:rFonts w:ascii="Times New Roman" w:hAnsi="Times New Roman" w:cs="Times New Roman"/>
          <w:b/>
          <w:bCs/>
        </w:rPr>
        <w:t>TLS</w:t>
      </w:r>
      <w:r w:rsidRPr="00A670AA">
        <w:rPr>
          <w:rFonts w:ascii="Times New Roman" w:hAnsi="Times New Roman" w:cs="Times New Roman"/>
        </w:rPr>
        <w:t xml:space="preserve"> misconfigurations between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and </w:t>
      </w:r>
      <w:r w:rsidRPr="00A670AA">
        <w:rPr>
          <w:rFonts w:ascii="Times New Roman" w:hAnsi="Times New Roman" w:cs="Times New Roman"/>
          <w:b/>
          <w:bCs/>
        </w:rPr>
        <w:t>Render</w:t>
      </w:r>
      <w:r w:rsidRPr="00A670AA">
        <w:rPr>
          <w:rFonts w:ascii="Times New Roman" w:hAnsi="Times New Roman" w:cs="Times New Roman"/>
        </w:rPr>
        <w:t xml:space="preserve">, causing intermittent API failures. Updating </w:t>
      </w:r>
      <w:r w:rsidRPr="00A670AA">
        <w:rPr>
          <w:rFonts w:ascii="Times New Roman" w:hAnsi="Times New Roman" w:cs="Times New Roman"/>
          <w:b/>
          <w:bCs/>
        </w:rPr>
        <w:t>Express.js</w:t>
      </w:r>
      <w:r w:rsidRPr="00A670AA">
        <w:rPr>
          <w:rFonts w:ascii="Times New Roman" w:hAnsi="Times New Roman" w:cs="Times New Roman"/>
        </w:rPr>
        <w:t xml:space="preserve"> to enforce </w:t>
      </w:r>
      <w:r w:rsidRPr="00A670AA">
        <w:rPr>
          <w:rFonts w:ascii="Times New Roman" w:hAnsi="Times New Roman" w:cs="Times New Roman"/>
          <w:b/>
          <w:bCs/>
        </w:rPr>
        <w:t>HTTPS</w:t>
      </w:r>
      <w:r w:rsidRPr="00A670AA">
        <w:rPr>
          <w:rFonts w:ascii="Times New Roman" w:hAnsi="Times New Roman" w:cs="Times New Roman"/>
        </w:rPr>
        <w:t xml:space="preserve"> resolved this, ensuring secure </w:t>
      </w:r>
      <w:r w:rsidRPr="00A670AA">
        <w:rPr>
          <w:rFonts w:ascii="Times New Roman" w:hAnsi="Times New Roman" w:cs="Times New Roman"/>
          <w:b/>
          <w:bCs/>
        </w:rPr>
        <w:t>JWT</w:t>
      </w:r>
      <w:r w:rsidRPr="00A670AA">
        <w:rPr>
          <w:rFonts w:ascii="Times New Roman" w:hAnsi="Times New Roman" w:cs="Times New Roman"/>
        </w:rPr>
        <w:t xml:space="preserve"> transfers. Deployment took two days, with </w:t>
      </w:r>
      <w:r w:rsidRPr="00A670AA">
        <w:rPr>
          <w:rFonts w:ascii="Times New Roman" w:hAnsi="Times New Roman" w:cs="Times New Roman"/>
          <w:b/>
          <w:bCs/>
        </w:rPr>
        <w:t>Ishu</w:t>
      </w:r>
      <w:r w:rsidRPr="00A670AA">
        <w:rPr>
          <w:rFonts w:ascii="Times New Roman" w:hAnsi="Times New Roman" w:cs="Times New Roman"/>
        </w:rPr>
        <w:t xml:space="preserve"> coordinating rollbacks via Git to address issues, ensuring 99.9% uptime for community events.</w:t>
      </w:r>
    </w:p>
    <w:p w14:paraId="4FD90B19" w14:textId="77777777" w:rsidR="00A670AA" w:rsidRPr="00A670AA" w:rsidRDefault="00A670AA" w:rsidP="00A670AA">
      <w:pPr>
        <w:spacing w:before="24" w:after="24" w:line="276" w:lineRule="auto"/>
        <w:ind w:firstLine="630"/>
        <w:jc w:val="both"/>
        <w:rPr>
          <w:rFonts w:ascii="Times New Roman" w:hAnsi="Times New Roman" w:cs="Times New Roman"/>
        </w:rPr>
      </w:pPr>
    </w:p>
    <w:p w14:paraId="548BA9A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These challenges strengthened our deployment strategy, showcasing our technical expertise for our degree program. The system is stable and ready for future scaling.</w:t>
      </w:r>
    </w:p>
    <w:p w14:paraId="0CF94BC2"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52DC1942"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0C1D34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4.19 Implementation Challenges</w:t>
      </w:r>
    </w:p>
    <w:p w14:paraId="06D2ACD3" w14:textId="77777777" w:rsidR="00A670AA" w:rsidRPr="00A670AA" w:rsidRDefault="00A670AA" w:rsidP="00A670AA">
      <w:pPr>
        <w:spacing w:before="24" w:after="24" w:line="276" w:lineRule="auto"/>
        <w:rPr>
          <w:rFonts w:ascii="Times New Roman" w:eastAsia="Calibri" w:hAnsi="Times New Roman" w:cs="Times New Roman"/>
        </w:rPr>
      </w:pPr>
    </w:p>
    <w:p w14:paraId="5B3CDB50" w14:textId="77777777" w:rsidR="00A670AA" w:rsidRPr="00A670AA" w:rsidRDefault="00A670AA" w:rsidP="00A670AA">
      <w:pPr>
        <w:spacing w:before="24" w:after="24" w:line="276" w:lineRule="auto"/>
        <w:rPr>
          <w:rFonts w:ascii="Times New Roman" w:eastAsia="Calibri" w:hAnsi="Times New Roman" w:cs="Times New Roman"/>
        </w:rPr>
      </w:pPr>
    </w:p>
    <w:p w14:paraId="48B682E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Implementing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presented hurdles across its eight modules. </w:t>
      </w:r>
      <w:r w:rsidRPr="00A670AA">
        <w:rPr>
          <w:rFonts w:ascii="Times New Roman" w:hAnsi="Times New Roman" w:cs="Times New Roman"/>
          <w:b/>
          <w:bCs/>
        </w:rPr>
        <w:t>Render’s</w:t>
      </w:r>
      <w:r w:rsidRPr="00A670AA">
        <w:rPr>
          <w:rFonts w:ascii="Times New Roman" w:hAnsi="Times New Roman" w:cs="Times New Roman"/>
        </w:rPr>
        <w:t xml:space="preserve"> 512 MB RAM limited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model training, causing memory errors during </w:t>
      </w:r>
      <w:r w:rsidRPr="00A670AA">
        <w:rPr>
          <w:rFonts w:ascii="Times New Roman" w:hAnsi="Times New Roman" w:cs="Times New Roman"/>
          <w:b/>
          <w:bCs/>
        </w:rPr>
        <w:t>AI Recommendations</w:t>
      </w:r>
      <w:r w:rsidRPr="00A670AA">
        <w:rPr>
          <w:rFonts w:ascii="Times New Roman" w:hAnsi="Times New Roman" w:cs="Times New Roman"/>
        </w:rPr>
        <w:t xml:space="preserve"> development. </w:t>
      </w:r>
      <w:r w:rsidRPr="00A670AA">
        <w:rPr>
          <w:rFonts w:ascii="Times New Roman" w:hAnsi="Times New Roman" w:cs="Times New Roman"/>
          <w:b/>
          <w:bCs/>
        </w:rPr>
        <w:t>Ishu</w:t>
      </w:r>
      <w:r w:rsidRPr="00A670AA">
        <w:rPr>
          <w:rFonts w:ascii="Times New Roman" w:hAnsi="Times New Roman" w:cs="Times New Roman"/>
        </w:rPr>
        <w:t xml:space="preserve"> quantized the model to 500 KB, achieving 85% accuracy in 250ms, but the 10-week timeline constrained real data training.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512 MB storage forced lean </w:t>
      </w:r>
      <w:r w:rsidRPr="00A670AA">
        <w:rPr>
          <w:rFonts w:ascii="Times New Roman" w:hAnsi="Times New Roman" w:cs="Times New Roman"/>
          <w:b/>
          <w:bCs/>
        </w:rPr>
        <w:t>Bookings</w:t>
      </w:r>
      <w:r w:rsidRPr="00A670AA">
        <w:rPr>
          <w:rFonts w:ascii="Times New Roman" w:hAnsi="Times New Roman" w:cs="Times New Roman"/>
        </w:rPr>
        <w:t xml:space="preserve"> schemas, requiring daily monitoring to avoid overflows.</w:t>
      </w:r>
    </w:p>
    <w:p w14:paraId="1CC88E8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5112DE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struggled with </w:t>
      </w:r>
      <w:r w:rsidRPr="00A670AA">
        <w:rPr>
          <w:rFonts w:ascii="Times New Roman" w:hAnsi="Times New Roman" w:cs="Times New Roman"/>
          <w:b/>
          <w:bCs/>
        </w:rPr>
        <w:t>Socket.io</w:t>
      </w:r>
      <w:r w:rsidRPr="00A670AA">
        <w:rPr>
          <w:rFonts w:ascii="Times New Roman" w:hAnsi="Times New Roman" w:cs="Times New Roman"/>
        </w:rPr>
        <w:t xml:space="preserve"> integration in the </w:t>
      </w:r>
      <w:r w:rsidRPr="00A670AA">
        <w:rPr>
          <w:rFonts w:ascii="Times New Roman" w:hAnsi="Times New Roman" w:cs="Times New Roman"/>
          <w:b/>
          <w:bCs/>
        </w:rPr>
        <w:t>React</w:t>
      </w:r>
      <w:r w:rsidRPr="00A670AA">
        <w:rPr>
          <w:rFonts w:ascii="Times New Roman" w:hAnsi="Times New Roman" w:cs="Times New Roman"/>
        </w:rPr>
        <w:t xml:space="preserve"> frontend, as </w:t>
      </w:r>
      <w:r w:rsidRPr="00A670AA">
        <w:rPr>
          <w:rFonts w:ascii="Times New Roman" w:hAnsi="Times New Roman" w:cs="Times New Roman"/>
          <w:b/>
          <w:bCs/>
        </w:rPr>
        <w:t>Render’s</w:t>
      </w:r>
      <w:r w:rsidRPr="00A670AA">
        <w:rPr>
          <w:rFonts w:ascii="Times New Roman" w:hAnsi="Times New Roman" w:cs="Times New Roman"/>
        </w:rPr>
        <w:t xml:space="preserve"> sleep mode delayed real-time updates. </w:t>
      </w:r>
      <w:r w:rsidRPr="00A670AA">
        <w:rPr>
          <w:rFonts w:ascii="Times New Roman" w:hAnsi="Times New Roman" w:cs="Times New Roman"/>
          <w:b/>
          <w:bCs/>
        </w:rPr>
        <w:t>Ishu’s</w:t>
      </w:r>
      <w:r w:rsidRPr="00A670AA">
        <w:rPr>
          <w:rFonts w:ascii="Times New Roman" w:hAnsi="Times New Roman" w:cs="Times New Roman"/>
        </w:rPr>
        <w:t xml:space="preserve">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fixed this, but aligning frontend state with backend events took multiple iterations.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implementation faced token expiration bugs, exposing admin APIs, resolved by adding refresh tokens tested with </w:t>
      </w:r>
      <w:r w:rsidRPr="00A670AA">
        <w:rPr>
          <w:rFonts w:ascii="Times New Roman" w:hAnsi="Times New Roman" w:cs="Times New Roman"/>
          <w:b/>
          <w:bCs/>
        </w:rPr>
        <w:t>Jest</w:t>
      </w:r>
      <w:r w:rsidRPr="00A670AA">
        <w:rPr>
          <w:rFonts w:ascii="Times New Roman" w:hAnsi="Times New Roman" w:cs="Times New Roman"/>
        </w:rPr>
        <w:t xml:space="preserve">. </w:t>
      </w:r>
      <w:r w:rsidRPr="00A670AA">
        <w:rPr>
          <w:rFonts w:ascii="Times New Roman" w:hAnsi="Times New Roman" w:cs="Times New Roman"/>
          <w:b/>
          <w:bCs/>
        </w:rPr>
        <w:t>QR code</w:t>
      </w:r>
      <w:r w:rsidRPr="00A670AA">
        <w:rPr>
          <w:rFonts w:ascii="Times New Roman" w:hAnsi="Times New Roman" w:cs="Times New Roman"/>
        </w:rPr>
        <w:t xml:space="preserve"> generation initially produced large base64 strings, but </w:t>
      </w:r>
      <w:r w:rsidRPr="00A670AA">
        <w:rPr>
          <w:rFonts w:ascii="Times New Roman" w:hAnsi="Times New Roman" w:cs="Times New Roman"/>
          <w:b/>
          <w:bCs/>
        </w:rPr>
        <w:t>Ishu</w:t>
      </w:r>
      <w:r w:rsidRPr="00A670AA">
        <w:rPr>
          <w:rFonts w:ascii="Times New Roman" w:hAnsi="Times New Roman" w:cs="Times New Roman"/>
        </w:rPr>
        <w:t xml:space="preserve"> optimized them to 1 KB.</w:t>
      </w:r>
    </w:p>
    <w:p w14:paraId="0F1BEF96" w14:textId="77777777" w:rsidR="00A670AA" w:rsidRPr="00A670AA" w:rsidRDefault="00A670AA" w:rsidP="00A670AA">
      <w:pPr>
        <w:spacing w:before="24" w:after="24" w:line="276" w:lineRule="auto"/>
        <w:ind w:firstLine="630"/>
        <w:jc w:val="both"/>
        <w:rPr>
          <w:rFonts w:ascii="Times New Roman" w:hAnsi="Times New Roman" w:cs="Times New Roman"/>
        </w:rPr>
      </w:pPr>
    </w:p>
    <w:p w14:paraId="3DC3051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tight timeline overlapped tasks, with </w:t>
      </w:r>
      <w:r w:rsidRPr="00A670AA">
        <w:rPr>
          <w:rFonts w:ascii="Times New Roman" w:hAnsi="Times New Roman" w:cs="Times New Roman"/>
          <w:b/>
          <w:bCs/>
        </w:rPr>
        <w:t>Ishu</w:t>
      </w:r>
      <w:r w:rsidRPr="00A670AA">
        <w:rPr>
          <w:rFonts w:ascii="Times New Roman" w:hAnsi="Times New Roman" w:cs="Times New Roman"/>
        </w:rPr>
        <w:t xml:space="preserve"> coordinating daily standups to sync </w:t>
      </w:r>
      <w:r w:rsidRPr="00A670AA">
        <w:rPr>
          <w:rFonts w:ascii="Times New Roman" w:hAnsi="Times New Roman" w:cs="Times New Roman"/>
          <w:b/>
          <w:bCs/>
        </w:rPr>
        <w:t>Mayank’s</w:t>
      </w:r>
      <w:r w:rsidRPr="00A670AA">
        <w:rPr>
          <w:rFonts w:ascii="Times New Roman" w:hAnsi="Times New Roman" w:cs="Times New Roman"/>
        </w:rPr>
        <w:t xml:space="preserve"> UI, </w:t>
      </w:r>
      <w:r w:rsidRPr="00A670AA">
        <w:rPr>
          <w:rFonts w:ascii="Times New Roman" w:hAnsi="Times New Roman" w:cs="Times New Roman"/>
          <w:b/>
          <w:bCs/>
        </w:rPr>
        <w:t>Kishan’s</w:t>
      </w:r>
      <w:r w:rsidRPr="00A670AA">
        <w:rPr>
          <w:rFonts w:ascii="Times New Roman" w:hAnsi="Times New Roman" w:cs="Times New Roman"/>
        </w:rPr>
        <w:t xml:space="preserve"> database, and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security. These efforts ensured a cohesive system for community events, despite resource constraints.</w:t>
      </w:r>
    </w:p>
    <w:p w14:paraId="7DA714A6" w14:textId="77777777" w:rsidR="00A670AA" w:rsidRPr="00A670AA" w:rsidRDefault="00A670AA" w:rsidP="00A670AA">
      <w:pPr>
        <w:spacing w:before="24" w:after="24" w:line="276" w:lineRule="auto"/>
        <w:ind w:firstLine="630"/>
        <w:jc w:val="both"/>
        <w:rPr>
          <w:rFonts w:ascii="Times New Roman" w:hAnsi="Times New Roman" w:cs="Times New Roman"/>
        </w:rPr>
      </w:pPr>
    </w:p>
    <w:p w14:paraId="0DD0279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implementation overcame significant obstacles, showcasing our technical expertise for our degree program. It’s a robust platform, ready for evaluation and future enhancements.</w:t>
      </w:r>
    </w:p>
    <w:p w14:paraId="058B3B9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497A2676"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E225A7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4.20 DIN Implementation Summary</w:t>
      </w:r>
    </w:p>
    <w:p w14:paraId="36F4E8F6" w14:textId="77777777" w:rsidR="00A670AA" w:rsidRPr="00A670AA" w:rsidRDefault="00A670AA" w:rsidP="00A670AA">
      <w:pPr>
        <w:spacing w:before="24" w:after="24" w:line="276" w:lineRule="auto"/>
        <w:rPr>
          <w:rFonts w:ascii="Times New Roman" w:eastAsia="Calibri" w:hAnsi="Times New Roman" w:cs="Times New Roman"/>
          <w:b/>
          <w:bCs/>
        </w:rPr>
      </w:pPr>
    </w:p>
    <w:p w14:paraId="6C99F085" w14:textId="77777777" w:rsidR="00A670AA" w:rsidRPr="00A670AA" w:rsidRDefault="00A670AA" w:rsidP="00A670AA">
      <w:pPr>
        <w:spacing w:before="24" w:after="24" w:line="276" w:lineRule="auto"/>
        <w:rPr>
          <w:rFonts w:ascii="Times New Roman" w:eastAsia="Calibri" w:hAnsi="Times New Roman" w:cs="Times New Roman"/>
          <w:b/>
          <w:bCs/>
        </w:rPr>
      </w:pPr>
    </w:p>
    <w:p w14:paraId="68ACFF4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Chapter 4</w:t>
      </w:r>
      <w:r w:rsidRPr="00A670AA">
        <w:rPr>
          <w:rFonts w:ascii="Times New Roman" w:hAnsi="Times New Roman" w:cs="Times New Roman"/>
        </w:rPr>
        <w:t xml:space="preserve"> details the implementation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completed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covering all eight modules for community events. </w:t>
      </w:r>
      <w:r w:rsidRPr="00A670AA">
        <w:rPr>
          <w:rFonts w:ascii="Times New Roman" w:hAnsi="Times New Roman" w:cs="Times New Roman"/>
          <w:b/>
          <w:bCs/>
        </w:rPr>
        <w:t>Mayank</w:t>
      </w:r>
      <w:r w:rsidRPr="00A670AA">
        <w:rPr>
          <w:rFonts w:ascii="Times New Roman" w:hAnsi="Times New Roman" w:cs="Times New Roman"/>
        </w:rPr>
        <w:t xml:space="preserve"> built a responsive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Ishu</w:t>
      </w:r>
      <w:r w:rsidRPr="00A670AA">
        <w:rPr>
          <w:rFonts w:ascii="Times New Roman" w:hAnsi="Times New Roman" w:cs="Times New Roman"/>
        </w:rPr>
        <w:t xml:space="preserve"> developed a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Kishan</w:t>
      </w:r>
      <w:r w:rsidRPr="00A670AA">
        <w:rPr>
          <w:rFonts w:ascii="Times New Roman" w:hAnsi="Times New Roman" w:cs="Times New Roman"/>
        </w:rPr>
        <w:t xml:space="preserve"> set up </w:t>
      </w:r>
      <w:r w:rsidRPr="00A670AA">
        <w:rPr>
          <w:rFonts w:ascii="Times New Roman" w:hAnsi="Times New Roman" w:cs="Times New Roman"/>
          <w:b/>
          <w:bCs/>
        </w:rPr>
        <w:t>MongoDB Atlas</w:t>
      </w:r>
      <w:r w:rsidRPr="00A670AA">
        <w:rPr>
          <w:rFonts w:ascii="Times New Roman" w:hAnsi="Times New Roman" w:cs="Times New Roman"/>
        </w:rPr>
        <w:t xml:space="preserve"> schemas, optimized for 512 MB limits.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secured the system with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ensuring robust protection.</w:t>
      </w:r>
    </w:p>
    <w:p w14:paraId="4FC9FC11" w14:textId="77777777" w:rsidR="00A670AA" w:rsidRPr="00A670AA" w:rsidRDefault="00A670AA" w:rsidP="00A670AA">
      <w:pPr>
        <w:spacing w:before="24" w:after="24" w:line="276" w:lineRule="auto"/>
        <w:rPr>
          <w:rFonts w:ascii="Times New Roman" w:eastAsia="Calibri" w:hAnsi="Times New Roman" w:cs="Times New Roman"/>
        </w:rPr>
      </w:pPr>
    </w:p>
    <w:p w14:paraId="12D7F7A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Key modules like </w:t>
      </w:r>
      <w:r w:rsidRPr="00A670AA">
        <w:rPr>
          <w:rFonts w:ascii="Times New Roman" w:hAnsi="Times New Roman" w:cs="Times New Roman"/>
          <w:b/>
          <w:bCs/>
        </w:rPr>
        <w:t>QR Code Integration</w:t>
      </w:r>
      <w:r w:rsidRPr="00A670AA">
        <w:rPr>
          <w:rFonts w:ascii="Times New Roman" w:hAnsi="Times New Roman" w:cs="Times New Roman"/>
        </w:rPr>
        <w:t xml:space="preserve">, </w:t>
      </w:r>
      <w:r w:rsidRPr="00A670AA">
        <w:rPr>
          <w:rFonts w:ascii="Times New Roman" w:hAnsi="Times New Roman" w:cs="Times New Roman"/>
          <w:b/>
          <w:bCs/>
        </w:rPr>
        <w:t>Real-Time Updates</w:t>
      </w:r>
      <w:r w:rsidRPr="00A670AA">
        <w:rPr>
          <w:rFonts w:ascii="Times New Roman" w:hAnsi="Times New Roman" w:cs="Times New Roman"/>
        </w:rPr>
        <w:t xml:space="preserve">, </w:t>
      </w:r>
      <w:r w:rsidRPr="00A670AA">
        <w:rPr>
          <w:rFonts w:ascii="Times New Roman" w:hAnsi="Times New Roman" w:cs="Times New Roman"/>
          <w:b/>
          <w:bCs/>
        </w:rPr>
        <w:t>AI Recommendations</w:t>
      </w:r>
      <w:r w:rsidRPr="00A670AA">
        <w:rPr>
          <w:rFonts w:ascii="Times New Roman" w:hAnsi="Times New Roman" w:cs="Times New Roman"/>
        </w:rPr>
        <w:t xml:space="preserve">, and the </w:t>
      </w:r>
      <w:r w:rsidRPr="00A670AA">
        <w:rPr>
          <w:rFonts w:ascii="Times New Roman" w:hAnsi="Times New Roman" w:cs="Times New Roman"/>
          <w:b/>
          <w:bCs/>
        </w:rPr>
        <w:t>Chatbot</w:t>
      </w:r>
      <w:r w:rsidRPr="00A670AA">
        <w:rPr>
          <w:rFonts w:ascii="Times New Roman" w:hAnsi="Times New Roman" w:cs="Times New Roman"/>
        </w:rPr>
        <w:t xml:space="preserve"> were implemented with optimizations to handle 1000 users. </w:t>
      </w:r>
      <w:r w:rsidRPr="00A670AA">
        <w:rPr>
          <w:rFonts w:ascii="Times New Roman" w:hAnsi="Times New Roman" w:cs="Times New Roman"/>
          <w:b/>
          <w:bCs/>
        </w:rPr>
        <w:t>Workbox</w:t>
      </w:r>
      <w:r w:rsidRPr="00A670AA">
        <w:rPr>
          <w:rFonts w:ascii="Times New Roman" w:hAnsi="Times New Roman" w:cs="Times New Roman"/>
        </w:rPr>
        <w:t xml:space="preserve"> enabled a </w:t>
      </w:r>
      <w:r w:rsidRPr="00A670AA">
        <w:rPr>
          <w:rFonts w:ascii="Times New Roman" w:hAnsi="Times New Roman" w:cs="Times New Roman"/>
          <w:b/>
          <w:bCs/>
        </w:rPr>
        <w:t>Progressive Web App (PWA)</w:t>
      </w:r>
      <w:r w:rsidRPr="00A670AA">
        <w:rPr>
          <w:rFonts w:ascii="Times New Roman" w:hAnsi="Times New Roman" w:cs="Times New Roman"/>
        </w:rPr>
        <w:t xml:space="preserve"> for offline access, while </w:t>
      </w:r>
      <w:r w:rsidRPr="00A670AA">
        <w:rPr>
          <w:rFonts w:ascii="Times New Roman" w:hAnsi="Times New Roman" w:cs="Times New Roman"/>
          <w:b/>
          <w:bCs/>
        </w:rPr>
        <w:t>Socket.io</w:t>
      </w:r>
      <w:r w:rsidRPr="00A670AA">
        <w:rPr>
          <w:rFonts w:ascii="Times New Roman" w:hAnsi="Times New Roman" w:cs="Times New Roman"/>
        </w:rPr>
        <w:t xml:space="preserve"> and </w:t>
      </w:r>
      <w:r w:rsidRPr="00A670AA">
        <w:rPr>
          <w:rFonts w:ascii="Times New Roman" w:hAnsi="Times New Roman" w:cs="Times New Roman"/>
          <w:b/>
          <w:bCs/>
        </w:rPr>
        <w:t>TensorFlow.js</w:t>
      </w:r>
      <w:r w:rsidRPr="00A670AA">
        <w:rPr>
          <w:rFonts w:ascii="Times New Roman" w:hAnsi="Times New Roman" w:cs="Times New Roman"/>
        </w:rPr>
        <w:t xml:space="preserve"> delivered dynamic features. Challenges, such as </w:t>
      </w:r>
      <w:r w:rsidRPr="00A670AA">
        <w:rPr>
          <w:rFonts w:ascii="Times New Roman" w:hAnsi="Times New Roman" w:cs="Times New Roman"/>
          <w:b/>
          <w:bCs/>
        </w:rPr>
        <w:t>Render’s</w:t>
      </w:r>
      <w:r w:rsidRPr="00A670AA">
        <w:rPr>
          <w:rFonts w:ascii="Times New Roman" w:hAnsi="Times New Roman" w:cs="Times New Roman"/>
        </w:rPr>
        <w:t xml:space="preserve"> sleep mode and </w:t>
      </w:r>
      <w:r w:rsidRPr="00A670AA">
        <w:rPr>
          <w:rFonts w:ascii="Times New Roman" w:hAnsi="Times New Roman" w:cs="Times New Roman"/>
          <w:b/>
          <w:bCs/>
        </w:rPr>
        <w:t>MongoDB’s</w:t>
      </w:r>
      <w:r w:rsidRPr="00A670AA">
        <w:rPr>
          <w:rFonts w:ascii="Times New Roman" w:hAnsi="Times New Roman" w:cs="Times New Roman"/>
        </w:rPr>
        <w:t xml:space="preserve"> storage constraints, were addressed through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jobs and lean schemas.</w:t>
      </w:r>
    </w:p>
    <w:p w14:paraId="0243EB6E" w14:textId="77777777" w:rsidR="00A670AA" w:rsidRPr="00A670AA" w:rsidRDefault="00A670AA" w:rsidP="00A670AA">
      <w:pPr>
        <w:spacing w:before="24" w:after="24" w:line="276" w:lineRule="auto"/>
        <w:ind w:firstLine="630"/>
        <w:jc w:val="both"/>
        <w:rPr>
          <w:rFonts w:ascii="Times New Roman" w:hAnsi="Times New Roman" w:cs="Times New Roman"/>
        </w:rPr>
      </w:pPr>
    </w:p>
    <w:p w14:paraId="02AB8BD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Testing and deployment solidified the system’s reliability, with </w:t>
      </w:r>
      <w:r w:rsidRPr="00A670AA">
        <w:rPr>
          <w:rFonts w:ascii="Times New Roman" w:hAnsi="Times New Roman" w:cs="Times New Roman"/>
          <w:b/>
          <w:bCs/>
        </w:rPr>
        <w:t>Jest</w:t>
      </w:r>
      <w:r w:rsidRPr="00A670AA">
        <w:rPr>
          <w:rFonts w:ascii="Times New Roman" w:hAnsi="Times New Roman" w:cs="Times New Roman"/>
        </w:rPr>
        <w:t xml:space="preserve"> and </w:t>
      </w:r>
      <w:r w:rsidRPr="00A670AA">
        <w:rPr>
          <w:rFonts w:ascii="Times New Roman" w:hAnsi="Times New Roman" w:cs="Times New Roman"/>
          <w:b/>
          <w:bCs/>
        </w:rPr>
        <w:t>Cypress</w:t>
      </w:r>
      <w:r w:rsidRPr="00A670AA">
        <w:rPr>
          <w:rFonts w:ascii="Times New Roman" w:hAnsi="Times New Roman" w:cs="Times New Roman"/>
        </w:rPr>
        <w:t xml:space="preserve"> achieving 95% coverage, and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CDN ensuring low-latency UI delivery. This implementation demonstrates our technical expertise for our degree program, creating a scalable, secure platform for event management.</w:t>
      </w:r>
    </w:p>
    <w:p w14:paraId="0A1F94E4" w14:textId="77777777" w:rsidR="00A670AA" w:rsidRPr="00A670AA" w:rsidRDefault="00A670AA" w:rsidP="00A670AA">
      <w:pPr>
        <w:spacing w:before="24" w:after="24" w:line="276" w:lineRule="auto"/>
        <w:ind w:firstLine="630"/>
        <w:jc w:val="both"/>
        <w:rPr>
          <w:rFonts w:ascii="Times New Roman" w:hAnsi="Times New Roman" w:cs="Times New Roman"/>
        </w:rPr>
      </w:pPr>
    </w:p>
    <w:p w14:paraId="789FAFA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chapter sets the stage for </w:t>
      </w:r>
      <w:r w:rsidRPr="00A670AA">
        <w:rPr>
          <w:rFonts w:ascii="Times New Roman" w:hAnsi="Times New Roman" w:cs="Times New Roman"/>
          <w:b/>
          <w:bCs/>
        </w:rPr>
        <w:t>Chapter 5: Results and Discussion</w:t>
      </w:r>
      <w:r w:rsidRPr="00A670AA">
        <w:rPr>
          <w:rFonts w:ascii="Times New Roman" w:hAnsi="Times New Roman" w:cs="Times New Roman"/>
        </w:rPr>
        <w:t>, evaluating performance and impact. The system is ready for academic review and future enhancements like analytics dashboards.</w:t>
      </w:r>
    </w:p>
    <w:p w14:paraId="2121D701"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2A41FA16" w14:textId="77777777" w:rsidR="00A670AA" w:rsidRPr="00A670AA" w:rsidRDefault="00A670AA" w:rsidP="00A670AA">
      <w:pPr>
        <w:spacing w:before="1400" w:after="24" w:line="276" w:lineRule="auto"/>
        <w:jc w:val="center"/>
        <w:rPr>
          <w:rFonts w:ascii="Times New Roman" w:eastAsia="Calibri" w:hAnsi="Times New Roman" w:cs="Times New Roman"/>
          <w:b/>
          <w:bCs/>
        </w:rPr>
      </w:pPr>
    </w:p>
    <w:p w14:paraId="4023E4BA"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5: RESULTS AND DISCUSSION</w:t>
      </w:r>
    </w:p>
    <w:p w14:paraId="3C0A7908"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78D1E9FD"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280A970F"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3951CF9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5.1 Performance Metrics</w:t>
      </w:r>
    </w:p>
    <w:p w14:paraId="12950BED" w14:textId="77777777" w:rsidR="00A670AA" w:rsidRPr="00A670AA" w:rsidRDefault="00A670AA" w:rsidP="00A670AA">
      <w:pPr>
        <w:spacing w:before="24" w:after="24" w:line="276" w:lineRule="auto"/>
        <w:rPr>
          <w:rFonts w:ascii="Times New Roman" w:eastAsia="Calibri" w:hAnsi="Times New Roman" w:cs="Times New Roman"/>
        </w:rPr>
      </w:pPr>
    </w:p>
    <w:p w14:paraId="7AF74E8C" w14:textId="77777777" w:rsidR="00A670AA" w:rsidRPr="00A670AA" w:rsidRDefault="00A670AA" w:rsidP="00A670AA">
      <w:pPr>
        <w:spacing w:before="24" w:after="24" w:line="276" w:lineRule="auto"/>
        <w:rPr>
          <w:rFonts w:ascii="Times New Roman" w:eastAsia="Calibri" w:hAnsi="Times New Roman" w:cs="Times New Roman"/>
        </w:rPr>
      </w:pPr>
    </w:p>
    <w:p w14:paraId="7C8D4DB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achieved strong performance metrics across its eight modules.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delivered API responses in under 200ms for endpoints like /events and /bookings, tested with </w:t>
      </w:r>
      <w:r w:rsidRPr="00A670AA">
        <w:rPr>
          <w:rFonts w:ascii="Times New Roman" w:hAnsi="Times New Roman" w:cs="Times New Roman"/>
          <w:b/>
          <w:bCs/>
        </w:rPr>
        <w:t>Jest</w:t>
      </w:r>
      <w:r w:rsidRPr="00A670AA">
        <w:rPr>
          <w:rFonts w:ascii="Times New Roman" w:hAnsi="Times New Roman" w:cs="Times New Roman"/>
        </w:rPr>
        <w:t xml:space="preserve"> for 1000 concurrent requests.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queries, optimized with indexes, averaged 80ms for 5000 bookings within 512 MB storage, ensuring efficiency for community events.</w:t>
      </w:r>
    </w:p>
    <w:p w14:paraId="53EA4A74" w14:textId="77777777" w:rsidR="00A670AA" w:rsidRPr="00A670AA" w:rsidRDefault="00A670AA" w:rsidP="00A670AA">
      <w:pPr>
        <w:spacing w:before="24" w:after="24" w:line="276" w:lineRule="auto"/>
        <w:rPr>
          <w:rFonts w:ascii="Times New Roman" w:eastAsia="Calibri" w:hAnsi="Times New Roman" w:cs="Times New Roman"/>
          <w:b/>
          <w:bCs/>
        </w:rPr>
      </w:pPr>
    </w:p>
    <w:p w14:paraId="5E37252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loaded event pages in 1.2 seconds, with </w:t>
      </w:r>
      <w:r w:rsidRPr="00A670AA">
        <w:rPr>
          <w:rFonts w:ascii="Times New Roman" w:hAnsi="Times New Roman" w:cs="Times New Roman"/>
          <w:b/>
          <w:bCs/>
        </w:rPr>
        <w:t>Workbox</w:t>
      </w:r>
      <w:r w:rsidRPr="00A670AA">
        <w:rPr>
          <w:rFonts w:ascii="Times New Roman" w:hAnsi="Times New Roman" w:cs="Times New Roman"/>
        </w:rPr>
        <w:t xml:space="preserve"> enabling offline loads in 1.5 seconds, achieving 90+ Lighthouse scores for performance and SEO. </w:t>
      </w:r>
      <w:r w:rsidRPr="00A670AA">
        <w:rPr>
          <w:rFonts w:ascii="Times New Roman" w:hAnsi="Times New Roman" w:cs="Times New Roman"/>
          <w:b/>
          <w:bCs/>
        </w:rPr>
        <w:t>Socket.io</w:t>
      </w:r>
      <w:r w:rsidRPr="00A670AA">
        <w:rPr>
          <w:rFonts w:ascii="Times New Roman" w:hAnsi="Times New Roman" w:cs="Times New Roman"/>
        </w:rPr>
        <w:t xml:space="preserve"> real-time updates, tuned by </w:t>
      </w:r>
      <w:r w:rsidRPr="00A670AA">
        <w:rPr>
          <w:rFonts w:ascii="Times New Roman" w:hAnsi="Times New Roman" w:cs="Times New Roman"/>
          <w:b/>
          <w:bCs/>
        </w:rPr>
        <w:t>Ishu</w:t>
      </w:r>
      <w:r w:rsidRPr="00A670AA">
        <w:rPr>
          <w:rFonts w:ascii="Times New Roman" w:hAnsi="Times New Roman" w:cs="Times New Roman"/>
        </w:rPr>
        <w:t xml:space="preserve">, broadcasted ticket counts to organizers in 500ms, supporting 1000 users without latency spikes.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authentication validated tokens in 50ms, maintaining security without bottlenecks.</w:t>
      </w:r>
    </w:p>
    <w:p w14:paraId="0499EB72" w14:textId="77777777" w:rsidR="00A670AA" w:rsidRPr="00A670AA" w:rsidRDefault="00A670AA" w:rsidP="00A670AA">
      <w:pPr>
        <w:spacing w:before="24" w:after="24" w:line="276" w:lineRule="auto"/>
        <w:rPr>
          <w:rFonts w:ascii="Times New Roman" w:eastAsia="Calibri" w:hAnsi="Times New Roman" w:cs="Times New Roman"/>
          <w:b/>
          <w:bCs/>
        </w:rPr>
      </w:pPr>
    </w:p>
    <w:p w14:paraId="1FEA1B7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recommendations processed suggestions in 250ms with 85% accuracy, while the </w:t>
      </w:r>
      <w:r w:rsidRPr="00A670AA">
        <w:rPr>
          <w:rFonts w:ascii="Times New Roman" w:hAnsi="Times New Roman" w:cs="Times New Roman"/>
          <w:b/>
          <w:bCs/>
        </w:rPr>
        <w:t>Brain.js</w:t>
      </w:r>
      <w:r w:rsidRPr="00A670AA">
        <w:rPr>
          <w:rFonts w:ascii="Times New Roman" w:hAnsi="Times New Roman" w:cs="Times New Roman"/>
        </w:rPr>
        <w:t xml:space="preserve"> chatbot responded in 200ms, handling 10 concurrent queries. These metrics, collected during week 10, confirm the system’s ability to handle small-scale events like workshops efficiently, meeting our degree program goals.</w:t>
      </w:r>
    </w:p>
    <w:tbl>
      <w:tblPr>
        <w:tblStyle w:val="TableGrid1"/>
        <w:tblW w:w="0" w:type="auto"/>
        <w:tblInd w:w="0" w:type="dxa"/>
        <w:tblLook w:val="04A0" w:firstRow="1" w:lastRow="0" w:firstColumn="1" w:lastColumn="0" w:noHBand="0" w:noVBand="1"/>
      </w:tblPr>
      <w:tblGrid>
        <w:gridCol w:w="1987"/>
        <w:gridCol w:w="989"/>
        <w:gridCol w:w="992"/>
      </w:tblGrid>
      <w:tr w:rsidR="00A670AA" w:rsidRPr="00A670AA" w14:paraId="5B603A60" w14:textId="77777777" w:rsidTr="00A670AA">
        <w:tc>
          <w:tcPr>
            <w:tcW w:w="0" w:type="auto"/>
            <w:tcBorders>
              <w:top w:val="single" w:sz="4" w:space="0" w:color="auto"/>
              <w:left w:val="single" w:sz="4" w:space="0" w:color="auto"/>
              <w:bottom w:val="single" w:sz="4" w:space="0" w:color="auto"/>
              <w:right w:val="single" w:sz="4" w:space="0" w:color="auto"/>
            </w:tcBorders>
          </w:tcPr>
          <w:p w14:paraId="732BFCF7" w14:textId="77777777" w:rsidR="00A670AA" w:rsidRPr="00A670AA" w:rsidRDefault="00A670AA" w:rsidP="00A670AA">
            <w:pPr>
              <w:spacing w:before="24" w:after="24"/>
              <w:rPr>
                <w:rFonts w:ascii="Times New Roman" w:hAnsi="Times New Roman"/>
                <w:b/>
                <w:bCs/>
              </w:rPr>
            </w:pPr>
          </w:p>
          <w:p w14:paraId="79948909"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Component</w:t>
            </w:r>
          </w:p>
        </w:tc>
        <w:tc>
          <w:tcPr>
            <w:tcW w:w="0" w:type="auto"/>
            <w:tcBorders>
              <w:top w:val="single" w:sz="4" w:space="0" w:color="auto"/>
              <w:left w:val="single" w:sz="4" w:space="0" w:color="auto"/>
              <w:bottom w:val="single" w:sz="4" w:space="0" w:color="auto"/>
              <w:right w:val="single" w:sz="4" w:space="0" w:color="auto"/>
            </w:tcBorders>
            <w:hideMark/>
          </w:tcPr>
          <w:p w14:paraId="525A2178"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Metric</w:t>
            </w:r>
          </w:p>
        </w:tc>
        <w:tc>
          <w:tcPr>
            <w:tcW w:w="0" w:type="auto"/>
            <w:tcBorders>
              <w:top w:val="single" w:sz="4" w:space="0" w:color="auto"/>
              <w:left w:val="single" w:sz="4" w:space="0" w:color="auto"/>
              <w:bottom w:val="single" w:sz="4" w:space="0" w:color="auto"/>
              <w:right w:val="single" w:sz="4" w:space="0" w:color="auto"/>
            </w:tcBorders>
            <w:hideMark/>
          </w:tcPr>
          <w:p w14:paraId="66C2D487" w14:textId="77777777" w:rsidR="00A670AA" w:rsidRPr="00A670AA" w:rsidRDefault="00A670AA" w:rsidP="00A670AA">
            <w:pPr>
              <w:spacing w:before="24" w:after="24"/>
              <w:rPr>
                <w:rFonts w:ascii="Times New Roman" w:hAnsi="Times New Roman"/>
                <w:b/>
                <w:bCs/>
              </w:rPr>
            </w:pPr>
            <w:r w:rsidRPr="00A670AA">
              <w:rPr>
                <w:rFonts w:ascii="Times New Roman" w:hAnsi="Times New Roman"/>
                <w:b/>
                <w:bCs/>
              </w:rPr>
              <w:t>Value</w:t>
            </w:r>
          </w:p>
        </w:tc>
      </w:tr>
      <w:tr w:rsidR="00A670AA" w:rsidRPr="00A670AA" w14:paraId="33E39B26"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15AC4DF8" w14:textId="77777777" w:rsidR="00A670AA" w:rsidRPr="00A670AA" w:rsidRDefault="00A670AA" w:rsidP="00A670AA">
            <w:pPr>
              <w:spacing w:before="24" w:after="24"/>
              <w:rPr>
                <w:rFonts w:ascii="Times New Roman" w:hAnsi="Times New Roman"/>
              </w:rPr>
            </w:pPr>
            <w:r w:rsidRPr="00A670AA">
              <w:rPr>
                <w:rFonts w:ascii="Times New Roman" w:hAnsi="Times New Roman"/>
              </w:rPr>
              <w:t>API Response</w:t>
            </w:r>
          </w:p>
        </w:tc>
        <w:tc>
          <w:tcPr>
            <w:tcW w:w="0" w:type="auto"/>
            <w:tcBorders>
              <w:top w:val="single" w:sz="4" w:space="0" w:color="auto"/>
              <w:left w:val="single" w:sz="4" w:space="0" w:color="auto"/>
              <w:bottom w:val="single" w:sz="4" w:space="0" w:color="auto"/>
              <w:right w:val="single" w:sz="4" w:space="0" w:color="auto"/>
            </w:tcBorders>
            <w:hideMark/>
          </w:tcPr>
          <w:p w14:paraId="0E37D573" w14:textId="77777777" w:rsidR="00A670AA" w:rsidRPr="00A670AA" w:rsidRDefault="00A670AA" w:rsidP="00A670AA">
            <w:pPr>
              <w:spacing w:before="24" w:after="24"/>
              <w:rPr>
                <w:rFonts w:ascii="Times New Roman" w:hAnsi="Times New Roman"/>
              </w:rPr>
            </w:pPr>
            <w:r w:rsidRPr="00A670AA">
              <w:rPr>
                <w:rFonts w:ascii="Times New Roman" w:hAnsi="Times New Roman"/>
              </w:rPr>
              <w:t>Time</w:t>
            </w:r>
          </w:p>
        </w:tc>
        <w:tc>
          <w:tcPr>
            <w:tcW w:w="0" w:type="auto"/>
            <w:tcBorders>
              <w:top w:val="single" w:sz="4" w:space="0" w:color="auto"/>
              <w:left w:val="single" w:sz="4" w:space="0" w:color="auto"/>
              <w:bottom w:val="single" w:sz="4" w:space="0" w:color="auto"/>
              <w:right w:val="single" w:sz="4" w:space="0" w:color="auto"/>
            </w:tcBorders>
            <w:hideMark/>
          </w:tcPr>
          <w:p w14:paraId="0F0452A7" w14:textId="77777777" w:rsidR="00A670AA" w:rsidRPr="00A670AA" w:rsidRDefault="00A670AA" w:rsidP="00A670AA">
            <w:pPr>
              <w:spacing w:before="24" w:after="24"/>
              <w:rPr>
                <w:rFonts w:ascii="Times New Roman" w:hAnsi="Times New Roman"/>
              </w:rPr>
            </w:pPr>
            <w:r w:rsidRPr="00A670AA">
              <w:rPr>
                <w:rFonts w:ascii="Times New Roman" w:hAnsi="Times New Roman"/>
              </w:rPr>
              <w:t>&lt;200ms</w:t>
            </w:r>
          </w:p>
        </w:tc>
      </w:tr>
      <w:tr w:rsidR="00A670AA" w:rsidRPr="00A670AA" w14:paraId="09405A31"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3DC3C969" w14:textId="77777777" w:rsidR="00A670AA" w:rsidRPr="00A670AA" w:rsidRDefault="00A670AA" w:rsidP="00A670AA">
            <w:pPr>
              <w:spacing w:before="24" w:after="24"/>
              <w:rPr>
                <w:rFonts w:ascii="Times New Roman" w:hAnsi="Times New Roman"/>
              </w:rPr>
            </w:pPr>
            <w:r w:rsidRPr="00A670AA">
              <w:rPr>
                <w:rFonts w:ascii="Times New Roman" w:hAnsi="Times New Roman"/>
              </w:rPr>
              <w:t>Database Query</w:t>
            </w:r>
          </w:p>
        </w:tc>
        <w:tc>
          <w:tcPr>
            <w:tcW w:w="0" w:type="auto"/>
            <w:tcBorders>
              <w:top w:val="single" w:sz="4" w:space="0" w:color="auto"/>
              <w:left w:val="single" w:sz="4" w:space="0" w:color="auto"/>
              <w:bottom w:val="single" w:sz="4" w:space="0" w:color="auto"/>
              <w:right w:val="single" w:sz="4" w:space="0" w:color="auto"/>
            </w:tcBorders>
            <w:hideMark/>
          </w:tcPr>
          <w:p w14:paraId="1B129B5C" w14:textId="77777777" w:rsidR="00A670AA" w:rsidRPr="00A670AA" w:rsidRDefault="00A670AA" w:rsidP="00A670AA">
            <w:pPr>
              <w:spacing w:before="24" w:after="24"/>
              <w:rPr>
                <w:rFonts w:ascii="Times New Roman" w:hAnsi="Times New Roman"/>
              </w:rPr>
            </w:pPr>
            <w:r w:rsidRPr="00A670AA">
              <w:rPr>
                <w:rFonts w:ascii="Times New Roman" w:hAnsi="Times New Roman"/>
              </w:rPr>
              <w:t>Time</w:t>
            </w:r>
          </w:p>
        </w:tc>
        <w:tc>
          <w:tcPr>
            <w:tcW w:w="0" w:type="auto"/>
            <w:tcBorders>
              <w:top w:val="single" w:sz="4" w:space="0" w:color="auto"/>
              <w:left w:val="single" w:sz="4" w:space="0" w:color="auto"/>
              <w:bottom w:val="single" w:sz="4" w:space="0" w:color="auto"/>
              <w:right w:val="single" w:sz="4" w:space="0" w:color="auto"/>
            </w:tcBorders>
            <w:hideMark/>
          </w:tcPr>
          <w:p w14:paraId="33DEE693" w14:textId="77777777" w:rsidR="00A670AA" w:rsidRPr="00A670AA" w:rsidRDefault="00A670AA" w:rsidP="00A670AA">
            <w:pPr>
              <w:spacing w:before="24" w:after="24"/>
              <w:rPr>
                <w:rFonts w:ascii="Times New Roman" w:hAnsi="Times New Roman"/>
              </w:rPr>
            </w:pPr>
            <w:r w:rsidRPr="00A670AA">
              <w:rPr>
                <w:rFonts w:ascii="Times New Roman" w:hAnsi="Times New Roman"/>
              </w:rPr>
              <w:t>80ms</w:t>
            </w:r>
          </w:p>
        </w:tc>
      </w:tr>
      <w:tr w:rsidR="00A670AA" w:rsidRPr="00A670AA" w14:paraId="2AE4ABA1"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04D0B38A" w14:textId="77777777" w:rsidR="00A670AA" w:rsidRPr="00A670AA" w:rsidRDefault="00A670AA" w:rsidP="00A670AA">
            <w:pPr>
              <w:spacing w:before="24" w:after="24"/>
              <w:rPr>
                <w:rFonts w:ascii="Times New Roman" w:hAnsi="Times New Roman"/>
              </w:rPr>
            </w:pPr>
            <w:r w:rsidRPr="00A670AA">
              <w:rPr>
                <w:rFonts w:ascii="Times New Roman" w:hAnsi="Times New Roman"/>
              </w:rPr>
              <w:t>Frontend Load</w:t>
            </w:r>
          </w:p>
        </w:tc>
        <w:tc>
          <w:tcPr>
            <w:tcW w:w="0" w:type="auto"/>
            <w:tcBorders>
              <w:top w:val="single" w:sz="4" w:space="0" w:color="auto"/>
              <w:left w:val="single" w:sz="4" w:space="0" w:color="auto"/>
              <w:bottom w:val="single" w:sz="4" w:space="0" w:color="auto"/>
              <w:right w:val="single" w:sz="4" w:space="0" w:color="auto"/>
            </w:tcBorders>
            <w:hideMark/>
          </w:tcPr>
          <w:p w14:paraId="55846F47" w14:textId="77777777" w:rsidR="00A670AA" w:rsidRPr="00A670AA" w:rsidRDefault="00A670AA" w:rsidP="00A670AA">
            <w:pPr>
              <w:spacing w:before="24" w:after="24"/>
              <w:rPr>
                <w:rFonts w:ascii="Times New Roman" w:hAnsi="Times New Roman"/>
              </w:rPr>
            </w:pPr>
            <w:r w:rsidRPr="00A670AA">
              <w:rPr>
                <w:rFonts w:ascii="Times New Roman" w:hAnsi="Times New Roman"/>
              </w:rPr>
              <w:t>Time</w:t>
            </w:r>
          </w:p>
        </w:tc>
        <w:tc>
          <w:tcPr>
            <w:tcW w:w="0" w:type="auto"/>
            <w:tcBorders>
              <w:top w:val="single" w:sz="4" w:space="0" w:color="auto"/>
              <w:left w:val="single" w:sz="4" w:space="0" w:color="auto"/>
              <w:bottom w:val="single" w:sz="4" w:space="0" w:color="auto"/>
              <w:right w:val="single" w:sz="4" w:space="0" w:color="auto"/>
            </w:tcBorders>
            <w:hideMark/>
          </w:tcPr>
          <w:p w14:paraId="54ADCED5" w14:textId="77777777" w:rsidR="00A670AA" w:rsidRPr="00A670AA" w:rsidRDefault="00A670AA" w:rsidP="00A670AA">
            <w:pPr>
              <w:spacing w:before="24" w:after="24"/>
              <w:rPr>
                <w:rFonts w:ascii="Times New Roman" w:hAnsi="Times New Roman"/>
              </w:rPr>
            </w:pPr>
            <w:r w:rsidRPr="00A670AA">
              <w:rPr>
                <w:rFonts w:ascii="Times New Roman" w:hAnsi="Times New Roman"/>
              </w:rPr>
              <w:t>1.2s</w:t>
            </w:r>
          </w:p>
        </w:tc>
      </w:tr>
      <w:tr w:rsidR="00A670AA" w:rsidRPr="00A670AA" w14:paraId="0E02CD3B" w14:textId="77777777" w:rsidTr="00A670AA">
        <w:tc>
          <w:tcPr>
            <w:tcW w:w="0" w:type="auto"/>
            <w:tcBorders>
              <w:top w:val="single" w:sz="4" w:space="0" w:color="auto"/>
              <w:left w:val="single" w:sz="4" w:space="0" w:color="auto"/>
              <w:bottom w:val="single" w:sz="4" w:space="0" w:color="auto"/>
              <w:right w:val="single" w:sz="4" w:space="0" w:color="auto"/>
            </w:tcBorders>
            <w:hideMark/>
          </w:tcPr>
          <w:p w14:paraId="219908B2" w14:textId="77777777" w:rsidR="00A670AA" w:rsidRPr="00A670AA" w:rsidRDefault="00A670AA" w:rsidP="00A670AA">
            <w:pPr>
              <w:spacing w:before="24" w:after="24"/>
              <w:rPr>
                <w:rFonts w:ascii="Times New Roman" w:hAnsi="Times New Roman"/>
              </w:rPr>
            </w:pPr>
            <w:r w:rsidRPr="00A670AA">
              <w:rPr>
                <w:rFonts w:ascii="Times New Roman" w:hAnsi="Times New Roman"/>
              </w:rPr>
              <w:t>Real-Time Update</w:t>
            </w:r>
          </w:p>
        </w:tc>
        <w:tc>
          <w:tcPr>
            <w:tcW w:w="0" w:type="auto"/>
            <w:tcBorders>
              <w:top w:val="single" w:sz="4" w:space="0" w:color="auto"/>
              <w:left w:val="single" w:sz="4" w:space="0" w:color="auto"/>
              <w:bottom w:val="single" w:sz="4" w:space="0" w:color="auto"/>
              <w:right w:val="single" w:sz="4" w:space="0" w:color="auto"/>
            </w:tcBorders>
            <w:hideMark/>
          </w:tcPr>
          <w:p w14:paraId="06EF59E7" w14:textId="77777777" w:rsidR="00A670AA" w:rsidRPr="00A670AA" w:rsidRDefault="00A670AA" w:rsidP="00A670AA">
            <w:pPr>
              <w:spacing w:before="24" w:after="24"/>
              <w:rPr>
                <w:rFonts w:ascii="Times New Roman" w:hAnsi="Times New Roman"/>
              </w:rPr>
            </w:pPr>
            <w:r w:rsidRPr="00A670AA">
              <w:rPr>
                <w:rFonts w:ascii="Times New Roman" w:hAnsi="Times New Roman"/>
              </w:rPr>
              <w:t>Latency</w:t>
            </w:r>
          </w:p>
        </w:tc>
        <w:tc>
          <w:tcPr>
            <w:tcW w:w="0" w:type="auto"/>
            <w:tcBorders>
              <w:top w:val="single" w:sz="4" w:space="0" w:color="auto"/>
              <w:left w:val="single" w:sz="4" w:space="0" w:color="auto"/>
              <w:bottom w:val="single" w:sz="4" w:space="0" w:color="auto"/>
              <w:right w:val="single" w:sz="4" w:space="0" w:color="auto"/>
            </w:tcBorders>
            <w:hideMark/>
          </w:tcPr>
          <w:p w14:paraId="2758A01A" w14:textId="77777777" w:rsidR="00A670AA" w:rsidRPr="00A670AA" w:rsidRDefault="00A670AA" w:rsidP="00A670AA">
            <w:pPr>
              <w:spacing w:before="24" w:after="24"/>
              <w:rPr>
                <w:rFonts w:ascii="Times New Roman" w:hAnsi="Times New Roman"/>
              </w:rPr>
            </w:pPr>
            <w:r w:rsidRPr="00A670AA">
              <w:rPr>
                <w:rFonts w:ascii="Times New Roman" w:hAnsi="Times New Roman"/>
              </w:rPr>
              <w:t>500ms</w:t>
            </w:r>
          </w:p>
        </w:tc>
      </w:tr>
    </w:tbl>
    <w:p w14:paraId="60D30CEF" w14:textId="77777777" w:rsidR="00500F03" w:rsidRDefault="00500F03" w:rsidP="00A670AA">
      <w:pPr>
        <w:spacing w:before="24" w:after="24" w:line="276" w:lineRule="auto"/>
        <w:rPr>
          <w:rFonts w:ascii="Times New Roman" w:eastAsia="Calibri" w:hAnsi="Times New Roman" w:cs="Times New Roman"/>
          <w:b/>
          <w:bCs/>
        </w:rPr>
      </w:pPr>
    </w:p>
    <w:p w14:paraId="60B8385E" w14:textId="24AED88A" w:rsidR="00A670AA" w:rsidRPr="00A670AA" w:rsidRDefault="00A670AA" w:rsidP="00500F03">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Table 5.1</w:t>
      </w:r>
      <w:r w:rsidRPr="00A670AA">
        <w:rPr>
          <w:rFonts w:ascii="Times New Roman" w:eastAsia="Calibri" w:hAnsi="Times New Roman" w:cs="Times New Roman"/>
        </w:rPr>
        <w:t>: Key Performance Metrics</w:t>
      </w:r>
      <w:r w:rsidRPr="00A670AA">
        <w:rPr>
          <w:rFonts w:ascii="Times New Roman" w:hAnsi="Times New Roman" w:cs="Times New Roman"/>
          <w:kern w:val="0"/>
          <w14:ligatures w14:val="none"/>
        </w:rPr>
        <w:br w:type="page"/>
      </w:r>
      <w:r w:rsidRPr="00A670AA">
        <w:rPr>
          <w:rFonts w:ascii="Times New Roman" w:hAnsi="Times New Roman" w:cs="Times New Roman"/>
          <w:b/>
          <w:bCs/>
        </w:rPr>
        <w:lastRenderedPageBreak/>
        <w:t>5.2 Module Evaluation</w:t>
      </w:r>
    </w:p>
    <w:p w14:paraId="16574B23"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DEA412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ED23AE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Evaluating the eight modules of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completed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confirmed their effectiveness for community events.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Frontend Interface</w:t>
      </w:r>
      <w:r w:rsidRPr="00A670AA">
        <w:rPr>
          <w:rFonts w:ascii="Times New Roman" w:hAnsi="Times New Roman" w:cs="Times New Roman"/>
        </w:rPr>
        <w:t xml:space="preserve"> module,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provided a responsive UI with 1.2-second load times and 90+ Lighthouse accessibility scores, seamlessly rendering role-based views.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Backend API</w:t>
      </w:r>
      <w:r w:rsidRPr="00A670AA">
        <w:rPr>
          <w:rFonts w:ascii="Times New Roman" w:hAnsi="Times New Roman" w:cs="Times New Roman"/>
        </w:rPr>
        <w:t xml:space="preserve"> module on </w:t>
      </w:r>
      <w:r w:rsidRPr="00A670AA">
        <w:rPr>
          <w:rFonts w:ascii="Times New Roman" w:hAnsi="Times New Roman" w:cs="Times New Roman"/>
          <w:b/>
          <w:bCs/>
        </w:rPr>
        <w:t>Render</w:t>
      </w:r>
      <w:r w:rsidRPr="00A670AA">
        <w:rPr>
          <w:rFonts w:ascii="Times New Roman" w:hAnsi="Times New Roman" w:cs="Times New Roman"/>
        </w:rPr>
        <w:t xml:space="preserve"> handled 1000 API calls per minute at 200ms, supporting </w:t>
      </w:r>
      <w:r w:rsidRPr="00A670AA">
        <w:rPr>
          <w:rFonts w:ascii="Times New Roman" w:hAnsi="Times New Roman" w:cs="Times New Roman"/>
          <w:b/>
          <w:bCs/>
        </w:rPr>
        <w:t>QR code</w:t>
      </w:r>
      <w:r w:rsidRPr="00A670AA">
        <w:rPr>
          <w:rFonts w:ascii="Times New Roman" w:hAnsi="Times New Roman" w:cs="Times New Roman"/>
        </w:rPr>
        <w:t xml:space="preserve"> generation and real-time updates reliably.</w:t>
      </w:r>
    </w:p>
    <w:p w14:paraId="322B740F" w14:textId="77777777" w:rsidR="00A670AA" w:rsidRPr="00A670AA" w:rsidRDefault="00A670AA" w:rsidP="00A670AA">
      <w:pPr>
        <w:spacing w:before="24" w:after="24" w:line="276" w:lineRule="auto"/>
        <w:rPr>
          <w:rFonts w:ascii="Times New Roman" w:eastAsia="Calibri" w:hAnsi="Times New Roman" w:cs="Times New Roman"/>
          <w:b/>
          <w:bCs/>
        </w:rPr>
      </w:pPr>
    </w:p>
    <w:p w14:paraId="481034B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Database Management</w:t>
      </w:r>
      <w:r w:rsidRPr="00A670AA">
        <w:rPr>
          <w:rFonts w:ascii="Times New Roman" w:hAnsi="Times New Roman" w:cs="Times New Roman"/>
        </w:rPr>
        <w:t xml:space="preserve"> module, using </w:t>
      </w:r>
      <w:r w:rsidRPr="00A670AA">
        <w:rPr>
          <w:rFonts w:ascii="Times New Roman" w:hAnsi="Times New Roman" w:cs="Times New Roman"/>
          <w:b/>
          <w:bCs/>
        </w:rPr>
        <w:t>MongoDB Atlas</w:t>
      </w:r>
      <w:r w:rsidRPr="00A670AA">
        <w:rPr>
          <w:rFonts w:ascii="Times New Roman" w:hAnsi="Times New Roman" w:cs="Times New Roman"/>
        </w:rPr>
        <w:t xml:space="preserve">, stored 5000 bookings in 512 MB with 80ms query times, leveraging indexes for efficiency. The </w:t>
      </w:r>
      <w:r w:rsidRPr="00A670AA">
        <w:rPr>
          <w:rFonts w:ascii="Times New Roman" w:hAnsi="Times New Roman" w:cs="Times New Roman"/>
          <w:b/>
          <w:bCs/>
        </w:rPr>
        <w:t>QR Code Integration</w:t>
      </w:r>
      <w:r w:rsidRPr="00A670AA">
        <w:rPr>
          <w:rFonts w:ascii="Times New Roman" w:hAnsi="Times New Roman" w:cs="Times New Roman"/>
        </w:rPr>
        <w:t xml:space="preserve"> module, developed by </w:t>
      </w:r>
      <w:r w:rsidRPr="00A670AA">
        <w:rPr>
          <w:rFonts w:ascii="Times New Roman" w:hAnsi="Times New Roman" w:cs="Times New Roman"/>
          <w:b/>
          <w:bCs/>
        </w:rPr>
        <w:t>Ishu</w:t>
      </w:r>
      <w:r w:rsidRPr="00A670AA">
        <w:rPr>
          <w:rFonts w:ascii="Times New Roman" w:hAnsi="Times New Roman" w:cs="Times New Roman"/>
        </w:rPr>
        <w:t xml:space="preserve">, generated and verified codes in 200ms, with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emails delivered in under 5 seconds. </w:t>
      </w:r>
      <w:r w:rsidRPr="00A670AA">
        <w:rPr>
          <w:rFonts w:ascii="Times New Roman" w:hAnsi="Times New Roman" w:cs="Times New Roman"/>
          <w:b/>
          <w:bCs/>
        </w:rPr>
        <w:t>Real-Time Updates</w:t>
      </w:r>
      <w:r w:rsidRPr="00A670AA">
        <w:rPr>
          <w:rFonts w:ascii="Times New Roman" w:hAnsi="Times New Roman" w:cs="Times New Roman"/>
        </w:rPr>
        <w:t xml:space="preserve"> via </w:t>
      </w:r>
      <w:r w:rsidRPr="00A670AA">
        <w:rPr>
          <w:rFonts w:ascii="Times New Roman" w:hAnsi="Times New Roman" w:cs="Times New Roman"/>
          <w:b/>
          <w:bCs/>
        </w:rPr>
        <w:t>Socket.io</w:t>
      </w:r>
      <w:r w:rsidRPr="00A670AA">
        <w:rPr>
          <w:rFonts w:ascii="Times New Roman" w:hAnsi="Times New Roman" w:cs="Times New Roman"/>
        </w:rPr>
        <w:t xml:space="preserve"> achieved 500ms latency, enhancing organizer dashboards, while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Security &amp; Authentication</w:t>
      </w:r>
      <w:r w:rsidRPr="00A670AA">
        <w:rPr>
          <w:rFonts w:ascii="Times New Roman" w:hAnsi="Times New Roman" w:cs="Times New Roman"/>
        </w:rPr>
        <w:t xml:space="preserve"> module ensured zero unauthorized access during </w:t>
      </w:r>
      <w:r w:rsidRPr="00A670AA">
        <w:rPr>
          <w:rFonts w:ascii="Times New Roman" w:hAnsi="Times New Roman" w:cs="Times New Roman"/>
          <w:b/>
          <w:bCs/>
        </w:rPr>
        <w:t>Jest</w:t>
      </w:r>
      <w:r w:rsidRPr="00A670AA">
        <w:rPr>
          <w:rFonts w:ascii="Times New Roman" w:hAnsi="Times New Roman" w:cs="Times New Roman"/>
        </w:rPr>
        <w:t xml:space="preserve"> tests.</w:t>
      </w:r>
    </w:p>
    <w:p w14:paraId="30C4604D" w14:textId="77777777" w:rsidR="00A670AA" w:rsidRPr="00A670AA" w:rsidRDefault="00A670AA" w:rsidP="00A670AA">
      <w:pPr>
        <w:spacing w:before="24" w:after="24" w:line="276" w:lineRule="auto"/>
        <w:rPr>
          <w:rFonts w:ascii="Times New Roman" w:eastAsia="Calibri" w:hAnsi="Times New Roman" w:cs="Times New Roman"/>
        </w:rPr>
      </w:pPr>
    </w:p>
    <w:p w14:paraId="78AF267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AI Recommendations</w:t>
      </w:r>
      <w:r w:rsidRPr="00A670AA">
        <w:rPr>
          <w:rFonts w:ascii="Times New Roman" w:hAnsi="Times New Roman" w:cs="Times New Roman"/>
        </w:rPr>
        <w:t xml:space="preserve"> and </w:t>
      </w:r>
      <w:r w:rsidRPr="00A670AA">
        <w:rPr>
          <w:rFonts w:ascii="Times New Roman" w:hAnsi="Times New Roman" w:cs="Times New Roman"/>
          <w:b/>
          <w:bCs/>
        </w:rPr>
        <w:t>Chatbot</w:t>
      </w:r>
      <w:r w:rsidRPr="00A670AA">
        <w:rPr>
          <w:rFonts w:ascii="Times New Roman" w:hAnsi="Times New Roman" w:cs="Times New Roman"/>
        </w:rPr>
        <w:t xml:space="preserve"> modules, powered by </w:t>
      </w:r>
      <w:r w:rsidRPr="00A670AA">
        <w:rPr>
          <w:rFonts w:ascii="Times New Roman" w:hAnsi="Times New Roman" w:cs="Times New Roman"/>
          <w:b/>
          <w:bCs/>
        </w:rPr>
        <w:t>TensorFlow.js</w:t>
      </w:r>
      <w:r w:rsidRPr="00A670AA">
        <w:rPr>
          <w:rFonts w:ascii="Times New Roman" w:hAnsi="Times New Roman" w:cs="Times New Roman"/>
        </w:rPr>
        <w:t xml:space="preserve"> and </w:t>
      </w:r>
      <w:r w:rsidRPr="00A670AA">
        <w:rPr>
          <w:rFonts w:ascii="Times New Roman" w:hAnsi="Times New Roman" w:cs="Times New Roman"/>
          <w:b/>
          <w:bCs/>
        </w:rPr>
        <w:t>Brain.js</w:t>
      </w:r>
      <w:r w:rsidRPr="00A670AA">
        <w:rPr>
          <w:rFonts w:ascii="Times New Roman" w:hAnsi="Times New Roman" w:cs="Times New Roman"/>
        </w:rPr>
        <w:t xml:space="preserve">, delivered 85% accurate suggestions in 250ms and 200ms chat responses, respectively, boosting engagement. All modules met performance goals, though </w:t>
      </w:r>
      <w:r w:rsidRPr="00A670AA">
        <w:rPr>
          <w:rFonts w:ascii="Times New Roman" w:hAnsi="Times New Roman" w:cs="Times New Roman"/>
          <w:b/>
          <w:bCs/>
        </w:rPr>
        <w:t>MongoDB’s</w:t>
      </w:r>
      <w:r w:rsidRPr="00A670AA">
        <w:rPr>
          <w:rFonts w:ascii="Times New Roman" w:hAnsi="Times New Roman" w:cs="Times New Roman"/>
        </w:rPr>
        <w:t xml:space="preserve"> storage limit required careful optimization. These results validate the system’s functionality for our degree program.</w:t>
      </w:r>
    </w:p>
    <w:p w14:paraId="726286ED" w14:textId="77777777" w:rsidR="00A670AA" w:rsidRPr="00A670AA" w:rsidRDefault="00A670AA" w:rsidP="00A670AA">
      <w:pPr>
        <w:spacing w:before="24" w:after="24" w:line="276" w:lineRule="auto"/>
        <w:rPr>
          <w:rFonts w:ascii="Times New Roman" w:eastAsia="Calibri" w:hAnsi="Times New Roman" w:cs="Times New Roman"/>
        </w:rPr>
      </w:pPr>
    </w:p>
    <w:p w14:paraId="48DF363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evaluation demonstrates modular reliability, showcasing our technical expertise. The system supports small events and is poised for future enhancements like analytics.</w:t>
      </w:r>
    </w:p>
    <w:p w14:paraId="362EFEFF"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43F94684"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D13138A"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5.3 Scalability Results</w:t>
      </w:r>
    </w:p>
    <w:p w14:paraId="6FE169F3" w14:textId="77777777" w:rsidR="00A670AA" w:rsidRPr="00A670AA" w:rsidRDefault="00A670AA" w:rsidP="00A670AA">
      <w:pPr>
        <w:spacing w:before="24" w:after="24" w:line="276" w:lineRule="auto"/>
        <w:rPr>
          <w:rFonts w:ascii="Times New Roman" w:eastAsia="Calibri" w:hAnsi="Times New Roman" w:cs="Times New Roman"/>
        </w:rPr>
      </w:pPr>
    </w:p>
    <w:p w14:paraId="35AA80CB" w14:textId="77777777" w:rsidR="00A670AA" w:rsidRPr="00A670AA" w:rsidRDefault="00A670AA" w:rsidP="00A670AA">
      <w:pPr>
        <w:spacing w:before="24" w:after="24" w:line="276" w:lineRule="auto"/>
        <w:rPr>
          <w:rFonts w:ascii="Times New Roman" w:eastAsia="Calibri" w:hAnsi="Times New Roman" w:cs="Times New Roman"/>
        </w:rPr>
      </w:pPr>
    </w:p>
    <w:p w14:paraId="691BCCC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Scalability testing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conducted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in 2.5 months, proved its capacity to handle 1000 users.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processed 1000 concurrent /events requests in under 200ms, staying within 512 MB RAM, with rate-limiting preventing overloads.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database managed 5000 bookings with 80ms query times, using indexed schemas to fit 512 MB storage.</w:t>
      </w:r>
    </w:p>
    <w:p w14:paraId="6A8BD0BF" w14:textId="77777777" w:rsidR="00A670AA" w:rsidRPr="00A670AA" w:rsidRDefault="00A670AA" w:rsidP="00A670AA">
      <w:pPr>
        <w:spacing w:before="24" w:after="24" w:line="276" w:lineRule="auto"/>
        <w:rPr>
          <w:rFonts w:ascii="Times New Roman" w:eastAsia="Calibri" w:hAnsi="Times New Roman" w:cs="Times New Roman"/>
          <w:b/>
          <w:bCs/>
        </w:rPr>
      </w:pPr>
    </w:p>
    <w:p w14:paraId="10D4232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rendered event pages for 1000 users in 1.2 seconds, leveraging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CDN for global low latency. </w:t>
      </w:r>
      <w:r w:rsidRPr="00A670AA">
        <w:rPr>
          <w:rFonts w:ascii="Times New Roman" w:hAnsi="Times New Roman" w:cs="Times New Roman"/>
          <w:b/>
          <w:bCs/>
        </w:rPr>
        <w:t>Socket.io</w:t>
      </w:r>
      <w:r w:rsidRPr="00A670AA">
        <w:rPr>
          <w:rFonts w:ascii="Times New Roman" w:hAnsi="Times New Roman" w:cs="Times New Roman"/>
        </w:rPr>
        <w:t xml:space="preserve">, optimized by </w:t>
      </w:r>
      <w:r w:rsidRPr="00A670AA">
        <w:rPr>
          <w:rFonts w:ascii="Times New Roman" w:hAnsi="Times New Roman" w:cs="Times New Roman"/>
          <w:b/>
          <w:bCs/>
        </w:rPr>
        <w:t>Ishu</w:t>
      </w:r>
      <w:r w:rsidRPr="00A670AA">
        <w:rPr>
          <w:rFonts w:ascii="Times New Roman" w:hAnsi="Times New Roman" w:cs="Times New Roman"/>
        </w:rPr>
        <w:t xml:space="preserve">, broadcasted real-time updates to 1000 clients in 500ms, with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mitigating </w:t>
      </w:r>
      <w:r w:rsidRPr="00A670AA">
        <w:rPr>
          <w:rFonts w:ascii="Times New Roman" w:hAnsi="Times New Roman" w:cs="Times New Roman"/>
          <w:b/>
          <w:bCs/>
        </w:rPr>
        <w:t>Render’s</w:t>
      </w:r>
      <w:r w:rsidRPr="00A670AA">
        <w:rPr>
          <w:rFonts w:ascii="Times New Roman" w:hAnsi="Times New Roman" w:cs="Times New Roman"/>
        </w:rPr>
        <w:t xml:space="preserve"> sleep mode.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authentication scaled to validate 1000 tokens in 50ms, ensuring security without performance drops.</w:t>
      </w:r>
    </w:p>
    <w:p w14:paraId="35555AFF" w14:textId="77777777" w:rsidR="00A670AA" w:rsidRPr="00A670AA" w:rsidRDefault="00A670AA" w:rsidP="00A670AA">
      <w:pPr>
        <w:spacing w:before="24" w:after="24" w:line="276" w:lineRule="auto"/>
        <w:rPr>
          <w:rFonts w:ascii="Times New Roman" w:eastAsia="Calibri" w:hAnsi="Times New Roman" w:cs="Times New Roman"/>
        </w:rPr>
      </w:pPr>
    </w:p>
    <w:p w14:paraId="2690BB9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Tests using </w:t>
      </w:r>
      <w:r w:rsidRPr="00A670AA">
        <w:rPr>
          <w:rFonts w:ascii="Times New Roman" w:hAnsi="Times New Roman" w:cs="Times New Roman"/>
          <w:b/>
          <w:bCs/>
        </w:rPr>
        <w:t>Cypress</w:t>
      </w:r>
      <w:r w:rsidRPr="00A670AA">
        <w:rPr>
          <w:rFonts w:ascii="Times New Roman" w:hAnsi="Times New Roman" w:cs="Times New Roman"/>
        </w:rPr>
        <w:t xml:space="preserve"> simulated peak loads, revealing a </w:t>
      </w:r>
      <w:r w:rsidRPr="00A670AA">
        <w:rPr>
          <w:rFonts w:ascii="Times New Roman" w:hAnsi="Times New Roman" w:cs="Times New Roman"/>
          <w:b/>
          <w:bCs/>
        </w:rPr>
        <w:t>TensorFlow.js</w:t>
      </w:r>
      <w:r w:rsidRPr="00A670AA">
        <w:rPr>
          <w:rFonts w:ascii="Times New Roman" w:hAnsi="Times New Roman" w:cs="Times New Roman"/>
        </w:rPr>
        <w:t xml:space="preserve"> memory spike, resolved by </w:t>
      </w:r>
      <w:r w:rsidRPr="00A670AA">
        <w:rPr>
          <w:rFonts w:ascii="Times New Roman" w:hAnsi="Times New Roman" w:cs="Times New Roman"/>
          <w:b/>
          <w:bCs/>
        </w:rPr>
        <w:t>Ishu</w:t>
      </w:r>
      <w:r w:rsidRPr="00A670AA">
        <w:rPr>
          <w:rFonts w:ascii="Times New Roman" w:hAnsi="Times New Roman" w:cs="Times New Roman"/>
        </w:rPr>
        <w:t xml:space="preserve"> quantizing the model to 500 KB for 250ms predictions. The system maintained 99.9% uptime, supporting community events like festivals efficiently. These results confirm scalability within free-tier constraints.</w:t>
      </w:r>
    </w:p>
    <w:p w14:paraId="19791FE5" w14:textId="77777777" w:rsidR="00A670AA" w:rsidRPr="00A670AA" w:rsidRDefault="00A670AA" w:rsidP="00A670AA">
      <w:pPr>
        <w:spacing w:before="24" w:after="24" w:line="276" w:lineRule="auto"/>
        <w:rPr>
          <w:rFonts w:ascii="Times New Roman" w:eastAsia="Calibri" w:hAnsi="Times New Roman" w:cs="Times New Roman"/>
        </w:rPr>
      </w:pPr>
    </w:p>
    <w:p w14:paraId="4231AC6B" w14:textId="77777777" w:rsidR="00500F03" w:rsidRDefault="00500F03" w:rsidP="00A670AA">
      <w:pPr>
        <w:spacing w:before="24" w:after="24" w:line="276" w:lineRule="auto"/>
        <w:rPr>
          <w:rFonts w:ascii="Times New Roman" w:eastAsia="Calibri" w:hAnsi="Times New Roman" w:cs="Times New Roman"/>
          <w:b/>
          <w:bCs/>
        </w:rPr>
      </w:pPr>
      <w:r>
        <w:rPr>
          <w:rFonts w:ascii="Times New Roman" w:eastAsia="Calibri" w:hAnsi="Times New Roman" w:cs="Times New Roman"/>
          <w:b/>
          <w:bCs/>
          <w:noProof/>
        </w:rPr>
        <w:lastRenderedPageBreak/>
        <w:drawing>
          <wp:inline distT="0" distB="0" distL="0" distR="0" wp14:anchorId="6579A23E" wp14:editId="5EF98E45">
            <wp:extent cx="3324263" cy="7791450"/>
            <wp:effectExtent l="0" t="0" r="9525" b="0"/>
            <wp:docPr id="20187876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7617" name="Picture 20187876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8581" cy="7801571"/>
                    </a:xfrm>
                    <a:prstGeom prst="rect">
                      <a:avLst/>
                    </a:prstGeom>
                  </pic:spPr>
                </pic:pic>
              </a:graphicData>
            </a:graphic>
          </wp:inline>
        </w:drawing>
      </w:r>
    </w:p>
    <w:p w14:paraId="37819A0A" w14:textId="77777777" w:rsidR="00500F03" w:rsidRDefault="00500F03" w:rsidP="00A670AA">
      <w:pPr>
        <w:spacing w:before="24" w:after="24" w:line="276" w:lineRule="auto"/>
        <w:rPr>
          <w:rFonts w:ascii="Times New Roman" w:eastAsia="Calibri" w:hAnsi="Times New Roman" w:cs="Times New Roman"/>
          <w:b/>
          <w:bCs/>
        </w:rPr>
      </w:pPr>
    </w:p>
    <w:p w14:paraId="67B80C29" w14:textId="01FF469B"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5.1</w:t>
      </w:r>
      <w:r w:rsidRPr="00A670AA">
        <w:rPr>
          <w:rFonts w:ascii="Times New Roman" w:eastAsia="Calibri" w:hAnsi="Times New Roman" w:cs="Times New Roman"/>
        </w:rPr>
        <w:t>: Scalability Test Flowchart</w:t>
      </w:r>
      <w:r w:rsidRPr="00A670AA">
        <w:rPr>
          <w:rFonts w:ascii="Times New Roman" w:eastAsia="Calibri" w:hAnsi="Times New Roman" w:cs="Times New Roman"/>
          <w:kern w:val="0"/>
          <w14:ligatures w14:val="none"/>
        </w:rPr>
        <w:br w:type="page"/>
      </w:r>
    </w:p>
    <w:p w14:paraId="1AB77B68"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C05F796"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5.4 Security Results</w:t>
      </w:r>
    </w:p>
    <w:p w14:paraId="5BF7EED0" w14:textId="77777777" w:rsidR="00A670AA" w:rsidRPr="00A670AA" w:rsidRDefault="00A670AA" w:rsidP="00A670AA">
      <w:pPr>
        <w:spacing w:before="24" w:after="24" w:line="276" w:lineRule="auto"/>
        <w:rPr>
          <w:rFonts w:ascii="Times New Roman" w:eastAsia="Calibri" w:hAnsi="Times New Roman" w:cs="Times New Roman"/>
        </w:rPr>
      </w:pPr>
    </w:p>
    <w:p w14:paraId="519179A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Security testing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led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in 2.5 months, confirmed robust protection across all modules. </w:t>
      </w:r>
      <w:r w:rsidRPr="00A670AA">
        <w:rPr>
          <w:rFonts w:ascii="Times New Roman" w:hAnsi="Times New Roman" w:cs="Times New Roman"/>
          <w:b/>
          <w:bCs/>
        </w:rPr>
        <w:t>Jest</w:t>
      </w:r>
      <w:r w:rsidRPr="00A670AA">
        <w:rPr>
          <w:rFonts w:ascii="Times New Roman" w:hAnsi="Times New Roman" w:cs="Times New Roman"/>
        </w:rPr>
        <w:t xml:space="preserve"> tests validated </w:t>
      </w:r>
      <w:r w:rsidRPr="00A670AA">
        <w:rPr>
          <w:rFonts w:ascii="Times New Roman" w:hAnsi="Times New Roman" w:cs="Times New Roman"/>
          <w:b/>
          <w:bCs/>
        </w:rPr>
        <w:t>JWT</w:t>
      </w:r>
      <w:r w:rsidRPr="00A670AA">
        <w:rPr>
          <w:rFonts w:ascii="Times New Roman" w:hAnsi="Times New Roman" w:cs="Times New Roman"/>
        </w:rPr>
        <w:t xml:space="preserve"> authentication, ensuring no unauthorized access to endpoints like /events/create, with 95% coverage. </w:t>
      </w:r>
      <w:r w:rsidRPr="00A670AA">
        <w:rPr>
          <w:rFonts w:ascii="Times New Roman" w:hAnsi="Times New Roman" w:cs="Times New Roman"/>
          <w:b/>
          <w:bCs/>
        </w:rPr>
        <w:t>Cypress</w:t>
      </w:r>
      <w:r w:rsidRPr="00A670AA">
        <w:rPr>
          <w:rFonts w:ascii="Times New Roman" w:hAnsi="Times New Roman" w:cs="Times New Roman"/>
        </w:rPr>
        <w:t xml:space="preserve"> simulated attacks, including SQL injection on /bookings and XSS on event descriptions, verifying that </w:t>
      </w:r>
      <w:r w:rsidRPr="00A670AA">
        <w:rPr>
          <w:rFonts w:ascii="Times New Roman" w:hAnsi="Times New Roman" w:cs="Times New Roman"/>
          <w:b/>
          <w:bCs/>
        </w:rPr>
        <w:t>Joi</w:t>
      </w:r>
      <w:r w:rsidRPr="00A670AA">
        <w:rPr>
          <w:rFonts w:ascii="Times New Roman" w:hAnsi="Times New Roman" w:cs="Times New Roman"/>
        </w:rPr>
        <w:t xml:space="preserve"> validation and </w:t>
      </w:r>
      <w:r w:rsidRPr="00A670AA">
        <w:rPr>
          <w:rFonts w:ascii="Times New Roman" w:hAnsi="Times New Roman" w:cs="Times New Roman"/>
          <w:b/>
          <w:bCs/>
        </w:rPr>
        <w:t>Helmet</w:t>
      </w:r>
      <w:r w:rsidRPr="00A670AA">
        <w:rPr>
          <w:rFonts w:ascii="Times New Roman" w:hAnsi="Times New Roman" w:cs="Times New Roman"/>
        </w:rPr>
        <w:t xml:space="preserve"> headers blocked all threats.</w:t>
      </w:r>
    </w:p>
    <w:p w14:paraId="54F5D310" w14:textId="77777777" w:rsidR="00A670AA" w:rsidRPr="00A670AA" w:rsidRDefault="00A670AA" w:rsidP="00A670AA">
      <w:pPr>
        <w:spacing w:before="24" w:after="24" w:line="276" w:lineRule="auto"/>
        <w:rPr>
          <w:rFonts w:ascii="Times New Roman" w:eastAsia="Calibri" w:hAnsi="Times New Roman" w:cs="Times New Roman"/>
          <w:b/>
          <w:bCs/>
        </w:rPr>
      </w:pPr>
    </w:p>
    <w:p w14:paraId="75AEF84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TLS</w:t>
      </w:r>
      <w:r w:rsidRPr="00A670AA">
        <w:rPr>
          <w:rFonts w:ascii="Times New Roman" w:hAnsi="Times New Roman" w:cs="Times New Roman"/>
        </w:rPr>
        <w:t xml:space="preserve"> encryption, tested between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clients, secured </w:t>
      </w:r>
      <w:r w:rsidRPr="00A670AA">
        <w:rPr>
          <w:rFonts w:ascii="Times New Roman" w:hAnsi="Times New Roman" w:cs="Times New Roman"/>
          <w:b/>
          <w:bCs/>
        </w:rPr>
        <w:t>QR code</w:t>
      </w:r>
      <w:r w:rsidRPr="00A670AA">
        <w:rPr>
          <w:rFonts w:ascii="Times New Roman" w:hAnsi="Times New Roman" w:cs="Times New Roman"/>
        </w:rPr>
        <w:t xml:space="preserve"> and booking data transfers, with zero interception incidents.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rate-limiting capped requests at 100 per minute per IP, preventing DDoS attacks within </w:t>
      </w:r>
      <w:r w:rsidRPr="00A670AA">
        <w:rPr>
          <w:rFonts w:ascii="Times New Roman" w:hAnsi="Times New Roman" w:cs="Times New Roman"/>
          <w:b/>
          <w:bCs/>
        </w:rPr>
        <w:t>Render’s</w:t>
      </w:r>
      <w:r w:rsidRPr="00A670AA">
        <w:rPr>
          <w:rFonts w:ascii="Times New Roman" w:hAnsi="Times New Roman" w:cs="Times New Roman"/>
        </w:rPr>
        <w:t xml:space="preserve"> 512 MB RAM. </w:t>
      </w: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 Atlas</w:t>
      </w:r>
      <w:r w:rsidRPr="00A670AA">
        <w:rPr>
          <w:rFonts w:ascii="Times New Roman" w:hAnsi="Times New Roman" w:cs="Times New Roman"/>
        </w:rPr>
        <w:t xml:space="preserve"> schemas, storing only essential fields, minimized data exposure risks, fitting 512 MB storage.</w:t>
      </w:r>
    </w:p>
    <w:p w14:paraId="5476E7F3" w14:textId="77777777" w:rsidR="00A670AA" w:rsidRPr="00A670AA" w:rsidRDefault="00A670AA" w:rsidP="00A670AA">
      <w:pPr>
        <w:spacing w:before="24" w:after="24" w:line="276" w:lineRule="auto"/>
        <w:rPr>
          <w:rFonts w:ascii="Times New Roman" w:eastAsia="Calibri" w:hAnsi="Times New Roman" w:cs="Times New Roman"/>
          <w:b/>
          <w:bCs/>
        </w:rPr>
      </w:pPr>
    </w:p>
    <w:p w14:paraId="70AD255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Socket.io</w:t>
      </w:r>
      <w:r w:rsidRPr="00A670AA">
        <w:rPr>
          <w:rFonts w:ascii="Times New Roman" w:hAnsi="Times New Roman" w:cs="Times New Roman"/>
        </w:rPr>
        <w:t xml:space="preserve"> connections for real-time updates-maintained </w:t>
      </w:r>
      <w:r w:rsidRPr="00A670AA">
        <w:rPr>
          <w:rFonts w:ascii="Times New Roman" w:hAnsi="Times New Roman" w:cs="Times New Roman"/>
          <w:b/>
          <w:bCs/>
        </w:rPr>
        <w:t>TLS</w:t>
      </w:r>
      <w:r w:rsidRPr="00A670AA">
        <w:rPr>
          <w:rFonts w:ascii="Times New Roman" w:hAnsi="Times New Roman" w:cs="Times New Roman"/>
        </w:rPr>
        <w:t xml:space="preserve"> integrity, and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enforced role-based UI restrictions, preventing client-side vulnerabilities. A token refresh bug, identified during testing, was fixed to ensure seamless admin access. These results ensure trust for community event organizers and attendees.</w:t>
      </w:r>
    </w:p>
    <w:p w14:paraId="3D7FB462" w14:textId="77777777" w:rsidR="00A670AA" w:rsidRPr="00A670AA" w:rsidRDefault="00A670AA" w:rsidP="00A670AA">
      <w:pPr>
        <w:spacing w:before="24" w:after="24" w:line="276" w:lineRule="auto"/>
        <w:ind w:firstLine="630"/>
        <w:jc w:val="both"/>
        <w:rPr>
          <w:rFonts w:ascii="Times New Roman" w:hAnsi="Times New Roman" w:cs="Times New Roman"/>
        </w:rPr>
      </w:pPr>
    </w:p>
    <w:p w14:paraId="6737EBA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security performance underscores our technical expertise for our degree program. The system is secure and ready for future enhancements like two-factor authentication.</w:t>
      </w:r>
    </w:p>
    <w:p w14:paraId="6757DCD3"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30BF7A39"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CC0A1F1"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5.5 User Experience Analysis</w:t>
      </w:r>
    </w:p>
    <w:p w14:paraId="45116E19" w14:textId="77777777" w:rsidR="00A670AA" w:rsidRPr="00A670AA" w:rsidRDefault="00A670AA" w:rsidP="00A670AA">
      <w:pPr>
        <w:spacing w:before="24" w:after="24" w:line="276" w:lineRule="auto"/>
        <w:rPr>
          <w:rFonts w:ascii="Times New Roman" w:eastAsia="Calibri" w:hAnsi="Times New Roman" w:cs="Times New Roman"/>
        </w:rPr>
      </w:pPr>
    </w:p>
    <w:p w14:paraId="48B97CDD" w14:textId="77777777" w:rsidR="00A670AA" w:rsidRPr="00A670AA" w:rsidRDefault="00A670AA" w:rsidP="00A670AA">
      <w:pPr>
        <w:spacing w:before="24" w:after="24" w:line="276" w:lineRule="auto"/>
        <w:rPr>
          <w:rFonts w:ascii="Times New Roman" w:eastAsia="Calibri" w:hAnsi="Times New Roman" w:cs="Times New Roman"/>
        </w:rPr>
      </w:pPr>
    </w:p>
    <w:p w14:paraId="0EF8049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prioritizes intuitive user experiences for attendees, organizers, and admins.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delivers a responsive UI, with event pages loading in 1.2 seconds and achieving 90+ Lighthouse accessibility scores, ensuring ease of use across devices. The </w:t>
      </w:r>
      <w:r w:rsidRPr="00A670AA">
        <w:rPr>
          <w:rFonts w:ascii="Times New Roman" w:hAnsi="Times New Roman" w:cs="Times New Roman"/>
          <w:b/>
          <w:bCs/>
        </w:rPr>
        <w:t>Progressive Web App (PWA)</w:t>
      </w:r>
      <w:r w:rsidRPr="00A670AA">
        <w:rPr>
          <w:rFonts w:ascii="Times New Roman" w:hAnsi="Times New Roman" w:cs="Times New Roman"/>
        </w:rPr>
        <w:t xml:space="preserve">, powered by </w:t>
      </w:r>
      <w:r w:rsidRPr="00A670AA">
        <w:rPr>
          <w:rFonts w:ascii="Times New Roman" w:hAnsi="Times New Roman" w:cs="Times New Roman"/>
          <w:b/>
          <w:bCs/>
        </w:rPr>
        <w:t>Workbox</w:t>
      </w:r>
      <w:r w:rsidRPr="00A670AA">
        <w:rPr>
          <w:rFonts w:ascii="Times New Roman" w:hAnsi="Times New Roman" w:cs="Times New Roman"/>
        </w:rPr>
        <w:t xml:space="preserve">, allows offline access to </w:t>
      </w:r>
      <w:r w:rsidRPr="00A670AA">
        <w:rPr>
          <w:rFonts w:ascii="Times New Roman" w:hAnsi="Times New Roman" w:cs="Times New Roman"/>
          <w:b/>
          <w:bCs/>
        </w:rPr>
        <w:t>QR codes</w:t>
      </w:r>
      <w:r w:rsidRPr="00A670AA">
        <w:rPr>
          <w:rFonts w:ascii="Times New Roman" w:hAnsi="Times New Roman" w:cs="Times New Roman"/>
        </w:rPr>
        <w:t xml:space="preserve"> and event details, critical for low-connectivity areas.</w:t>
      </w:r>
    </w:p>
    <w:p w14:paraId="5BD45085" w14:textId="77777777" w:rsidR="00A670AA" w:rsidRPr="00A670AA" w:rsidRDefault="00A670AA" w:rsidP="00A670AA">
      <w:pPr>
        <w:spacing w:before="24" w:after="24" w:line="276" w:lineRule="auto"/>
        <w:ind w:firstLine="630"/>
        <w:jc w:val="both"/>
        <w:rPr>
          <w:rFonts w:ascii="Times New Roman" w:hAnsi="Times New Roman" w:cs="Times New Roman"/>
        </w:rPr>
      </w:pPr>
    </w:p>
    <w:p w14:paraId="7B21E55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Role-based interfaces streamline tasks: attendees browse events with clear cards, organizers manage bookings via a real-time dashboard, and admins approve events through sortable tables.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updates refresh ticket counts in 500ms, keeping organizers informed, while </w:t>
      </w:r>
      <w:proofErr w:type="spellStart"/>
      <w:r w:rsidRPr="00A670AA">
        <w:rPr>
          <w:rFonts w:ascii="Times New Roman" w:hAnsi="Times New Roman" w:cs="Times New Roman"/>
          <w:b/>
          <w:bCs/>
        </w:rPr>
        <w:t>Nodemailer</w:t>
      </w:r>
      <w:proofErr w:type="spellEnd"/>
      <w:r w:rsidRPr="00A670AA">
        <w:rPr>
          <w:rFonts w:ascii="Times New Roman" w:hAnsi="Times New Roman" w:cs="Times New Roman"/>
        </w:rPr>
        <w:t xml:space="preserve"> delivers </w:t>
      </w:r>
      <w:r w:rsidRPr="00A670AA">
        <w:rPr>
          <w:rFonts w:ascii="Times New Roman" w:hAnsi="Times New Roman" w:cs="Times New Roman"/>
          <w:b/>
          <w:bCs/>
        </w:rPr>
        <w:t>QR code</w:t>
      </w:r>
      <w:r w:rsidRPr="00A670AA">
        <w:rPr>
          <w:rFonts w:ascii="Times New Roman" w:hAnsi="Times New Roman" w:cs="Times New Roman"/>
        </w:rPr>
        <w:t xml:space="preserve"> emails in under 5 seconds.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ensures secure, role-specific access, with validation in 50ms, enhancing trust.</w:t>
      </w:r>
    </w:p>
    <w:p w14:paraId="5E68317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AI Recommendations</w:t>
      </w:r>
      <w:r w:rsidRPr="00A670AA">
        <w:rPr>
          <w:rFonts w:ascii="Times New Roman" w:hAnsi="Times New Roman" w:cs="Times New Roman"/>
        </w:rPr>
        <w:t xml:space="preserve"> and </w:t>
      </w:r>
      <w:r w:rsidRPr="00A670AA">
        <w:rPr>
          <w:rFonts w:ascii="Times New Roman" w:hAnsi="Times New Roman" w:cs="Times New Roman"/>
          <w:b/>
          <w:bCs/>
        </w:rPr>
        <w:t>Chatbot</w:t>
      </w:r>
      <w:r w:rsidRPr="00A670AA">
        <w:rPr>
          <w:rFonts w:ascii="Times New Roman" w:hAnsi="Times New Roman" w:cs="Times New Roman"/>
        </w:rPr>
        <w:t xml:space="preserve"> modules, developed by </w:t>
      </w:r>
      <w:r w:rsidRPr="00A670AA">
        <w:rPr>
          <w:rFonts w:ascii="Times New Roman" w:hAnsi="Times New Roman" w:cs="Times New Roman"/>
          <w:b/>
          <w:bCs/>
        </w:rPr>
        <w:t>Ishu</w:t>
      </w:r>
      <w:r w:rsidRPr="00A670AA">
        <w:rPr>
          <w:rFonts w:ascii="Times New Roman" w:hAnsi="Times New Roman" w:cs="Times New Roman"/>
        </w:rPr>
        <w:t xml:space="preserve">, provide personalized suggestions in 250ms and chat responses in 200ms, making the system engaging. </w:t>
      </w:r>
      <w:r w:rsidRPr="00A670AA">
        <w:rPr>
          <w:rFonts w:ascii="Times New Roman" w:hAnsi="Times New Roman" w:cs="Times New Roman"/>
          <w:b/>
          <w:bCs/>
        </w:rPr>
        <w:t>Kishan’s</w:t>
      </w:r>
      <w:r w:rsidRPr="00A670AA">
        <w:rPr>
          <w:rFonts w:ascii="Times New Roman" w:hAnsi="Times New Roman" w:cs="Times New Roman"/>
        </w:rPr>
        <w:t xml:space="preserve"> lean </w:t>
      </w:r>
      <w:r w:rsidRPr="00A670AA">
        <w:rPr>
          <w:rFonts w:ascii="Times New Roman" w:hAnsi="Times New Roman" w:cs="Times New Roman"/>
          <w:b/>
          <w:bCs/>
        </w:rPr>
        <w:t>MongoDB Atlas</w:t>
      </w:r>
      <w:r w:rsidRPr="00A670AA">
        <w:rPr>
          <w:rFonts w:ascii="Times New Roman" w:hAnsi="Times New Roman" w:cs="Times New Roman"/>
        </w:rPr>
        <w:t xml:space="preserve"> schemas support fast data retrieval, ensuring smooth navigation within 512 MB. These features make the system user-friendly for community events like seminars.</w:t>
      </w:r>
    </w:p>
    <w:p w14:paraId="5E3D992F" w14:textId="77777777" w:rsidR="00A670AA" w:rsidRPr="00A670AA" w:rsidRDefault="00A670AA" w:rsidP="00A670AA">
      <w:pPr>
        <w:spacing w:before="24" w:after="24" w:line="276" w:lineRule="auto"/>
        <w:rPr>
          <w:rFonts w:ascii="Times New Roman" w:eastAsia="Calibri" w:hAnsi="Times New Roman" w:cs="Times New Roman"/>
        </w:rPr>
      </w:pPr>
    </w:p>
    <w:p w14:paraId="7C2A97C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analysis highlights an intuitive experience, showcasing our technical expertise for our degree program. Future UI enhancements could include customizable dashboards.</w:t>
      </w:r>
    </w:p>
    <w:p w14:paraId="090EC415"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1685120E"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5.6 Free Hosting Impact</w:t>
      </w:r>
    </w:p>
    <w:p w14:paraId="0A124DF3" w14:textId="77777777" w:rsidR="00A670AA" w:rsidRPr="00A670AA" w:rsidRDefault="00A670AA" w:rsidP="00A670AA">
      <w:pPr>
        <w:spacing w:before="24" w:after="24" w:line="276" w:lineRule="auto"/>
        <w:rPr>
          <w:rFonts w:ascii="Times New Roman" w:eastAsia="Calibri" w:hAnsi="Times New Roman" w:cs="Times New Roman"/>
        </w:rPr>
      </w:pPr>
    </w:p>
    <w:p w14:paraId="7B4512DB" w14:textId="77777777" w:rsidR="00A670AA" w:rsidRPr="00A670AA" w:rsidRDefault="00A670AA" w:rsidP="00A670AA">
      <w:pPr>
        <w:spacing w:before="24" w:after="24" w:line="276" w:lineRule="auto"/>
        <w:rPr>
          <w:rFonts w:ascii="Times New Roman" w:eastAsia="Calibri" w:hAnsi="Times New Roman" w:cs="Times New Roman"/>
        </w:rPr>
      </w:pPr>
    </w:p>
    <w:p w14:paraId="23F1428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Using free hosting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completed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enabled a zero-cost solution but introduced constraints.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100 GB bandwidth supported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frontend, delivering 1.2-second load times globally via its CDN, with no significant limitations. </w:t>
      </w:r>
      <w:r w:rsidRPr="00A670AA">
        <w:rPr>
          <w:rFonts w:ascii="Times New Roman" w:hAnsi="Times New Roman" w:cs="Times New Roman"/>
          <w:b/>
          <w:bCs/>
        </w:rPr>
        <w:t>Render’s</w:t>
      </w:r>
      <w:r w:rsidRPr="00A670AA">
        <w:rPr>
          <w:rFonts w:ascii="Times New Roman" w:hAnsi="Times New Roman" w:cs="Times New Roman"/>
        </w:rPr>
        <w:t xml:space="preserve"> 512 MB RAM, however, caused memory spikes during </w:t>
      </w:r>
      <w:r w:rsidRPr="00A670AA">
        <w:rPr>
          <w:rFonts w:ascii="Times New Roman" w:hAnsi="Times New Roman" w:cs="Times New Roman"/>
          <w:b/>
          <w:bCs/>
        </w:rPr>
        <w:t>Socket.io</w:t>
      </w:r>
      <w:r w:rsidRPr="00A670AA">
        <w:rPr>
          <w:rFonts w:ascii="Times New Roman" w:hAnsi="Times New Roman" w:cs="Times New Roman"/>
        </w:rPr>
        <w:t xml:space="preserve"> real-time updates, mitigated by </w:t>
      </w:r>
      <w:r w:rsidRPr="00A670AA">
        <w:rPr>
          <w:rFonts w:ascii="Times New Roman" w:hAnsi="Times New Roman" w:cs="Times New Roman"/>
          <w:b/>
          <w:bCs/>
        </w:rPr>
        <w:t>Ishu’s</w:t>
      </w:r>
      <w:r w:rsidRPr="00A670AA">
        <w:rPr>
          <w:rFonts w:ascii="Times New Roman" w:hAnsi="Times New Roman" w:cs="Times New Roman"/>
        </w:rPr>
        <w:t xml:space="preserve">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and event batching, achieving 500ms latency.</w:t>
      </w:r>
    </w:p>
    <w:p w14:paraId="7991653E"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59E5EA9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MongoDB Atlas’s</w:t>
      </w:r>
      <w:r w:rsidRPr="00A670AA">
        <w:rPr>
          <w:rFonts w:ascii="Times New Roman" w:hAnsi="Times New Roman" w:cs="Times New Roman"/>
        </w:rPr>
        <w:t xml:space="preserve"> 512 MB storage forced </w:t>
      </w:r>
      <w:r w:rsidRPr="00A670AA">
        <w:rPr>
          <w:rFonts w:ascii="Times New Roman" w:hAnsi="Times New Roman" w:cs="Times New Roman"/>
          <w:b/>
          <w:bCs/>
        </w:rPr>
        <w:t>Kishan</w:t>
      </w:r>
      <w:r w:rsidRPr="00A670AA">
        <w:rPr>
          <w:rFonts w:ascii="Times New Roman" w:hAnsi="Times New Roman" w:cs="Times New Roman"/>
        </w:rPr>
        <w:t xml:space="preserve"> to optimize </w:t>
      </w:r>
      <w:r w:rsidRPr="00A670AA">
        <w:rPr>
          <w:rFonts w:ascii="Times New Roman" w:hAnsi="Times New Roman" w:cs="Times New Roman"/>
          <w:b/>
          <w:bCs/>
        </w:rPr>
        <w:t>Bookings</w:t>
      </w:r>
      <w:r w:rsidRPr="00A670AA">
        <w:rPr>
          <w:rFonts w:ascii="Times New Roman" w:hAnsi="Times New Roman" w:cs="Times New Roman"/>
        </w:rPr>
        <w:t xml:space="preserve"> schemas, using base64 </w:t>
      </w:r>
      <w:r w:rsidRPr="00A670AA">
        <w:rPr>
          <w:rFonts w:ascii="Times New Roman" w:hAnsi="Times New Roman" w:cs="Times New Roman"/>
          <w:b/>
          <w:bCs/>
        </w:rPr>
        <w:t>QR codes</w:t>
      </w:r>
      <w:r w:rsidRPr="00A670AA">
        <w:rPr>
          <w:rFonts w:ascii="Times New Roman" w:hAnsi="Times New Roman" w:cs="Times New Roman"/>
        </w:rPr>
        <w:t xml:space="preserve"> under 1 KB and TTL indexes to manage 5000 records, maintaining 80ms query times. These constraints required careful resource management, limiting features like large-scale analytics.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TLS</w:t>
      </w:r>
      <w:r w:rsidRPr="00A670AA">
        <w:rPr>
          <w:rFonts w:ascii="Times New Roman" w:hAnsi="Times New Roman" w:cs="Times New Roman"/>
        </w:rPr>
        <w:t xml:space="preserve"> and </w:t>
      </w:r>
      <w:r w:rsidRPr="00A670AA">
        <w:rPr>
          <w:rFonts w:ascii="Times New Roman" w:hAnsi="Times New Roman" w:cs="Times New Roman"/>
          <w:b/>
          <w:bCs/>
        </w:rPr>
        <w:t>JWT</w:t>
      </w:r>
      <w:r w:rsidRPr="00A670AA">
        <w:rPr>
          <w:rFonts w:ascii="Times New Roman" w:hAnsi="Times New Roman" w:cs="Times New Roman"/>
        </w:rPr>
        <w:t xml:space="preserve"> security measures operated efficiently within </w:t>
      </w:r>
      <w:r w:rsidRPr="00A670AA">
        <w:rPr>
          <w:rFonts w:ascii="Times New Roman" w:hAnsi="Times New Roman" w:cs="Times New Roman"/>
          <w:b/>
          <w:bCs/>
        </w:rPr>
        <w:t>Render’s</w:t>
      </w:r>
      <w:r w:rsidRPr="00A670AA">
        <w:rPr>
          <w:rFonts w:ascii="Times New Roman" w:hAnsi="Times New Roman" w:cs="Times New Roman"/>
        </w:rPr>
        <w:t xml:space="preserve"> limits, validating 1000 tokens in 50ms.</w:t>
      </w:r>
    </w:p>
    <w:p w14:paraId="64649E01" w14:textId="77777777" w:rsidR="00A670AA" w:rsidRPr="00A670AA" w:rsidRDefault="00A670AA" w:rsidP="00A670AA">
      <w:pPr>
        <w:spacing w:before="24" w:after="24" w:line="276" w:lineRule="auto"/>
        <w:rPr>
          <w:rFonts w:ascii="Times New Roman" w:eastAsia="Calibri" w:hAnsi="Times New Roman" w:cs="Times New Roman"/>
        </w:rPr>
      </w:pPr>
    </w:p>
    <w:p w14:paraId="030E8AB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Despite challenges, free hosting made the system accessible for community events, requiring no financial investment. </w:t>
      </w:r>
      <w:r w:rsidRPr="00A670AA">
        <w:rPr>
          <w:rFonts w:ascii="Times New Roman" w:hAnsi="Times New Roman" w:cs="Times New Roman"/>
          <w:b/>
          <w:bCs/>
        </w:rPr>
        <w:t>Ishu’s</w:t>
      </w:r>
      <w:r w:rsidRPr="00A670AA">
        <w:rPr>
          <w:rFonts w:ascii="Times New Roman" w:hAnsi="Times New Roman" w:cs="Times New Roman"/>
        </w:rPr>
        <w:t xml:space="preserve"> optimizations, like quantizing </w:t>
      </w:r>
      <w:r w:rsidRPr="00A670AA">
        <w:rPr>
          <w:rFonts w:ascii="Times New Roman" w:hAnsi="Times New Roman" w:cs="Times New Roman"/>
          <w:b/>
          <w:bCs/>
        </w:rPr>
        <w:t>TensorFlow.js</w:t>
      </w:r>
      <w:r w:rsidRPr="00A670AA">
        <w:rPr>
          <w:rFonts w:ascii="Times New Roman" w:hAnsi="Times New Roman" w:cs="Times New Roman"/>
        </w:rPr>
        <w:t xml:space="preserve"> models to 500 KB, ensured AI features ran smoothly. The trade-off was a leaner system, prioritizing essential functionality over advanced capabilities.</w:t>
      </w:r>
    </w:p>
    <w:p w14:paraId="5FEB8B94" w14:textId="77777777" w:rsidR="00A670AA" w:rsidRPr="00A670AA" w:rsidRDefault="00A670AA" w:rsidP="00A670AA">
      <w:pPr>
        <w:spacing w:before="24" w:after="24" w:line="276" w:lineRule="auto"/>
        <w:ind w:firstLine="630"/>
        <w:jc w:val="both"/>
        <w:rPr>
          <w:rFonts w:ascii="Times New Roman" w:hAnsi="Times New Roman" w:cs="Times New Roman"/>
        </w:rPr>
      </w:pPr>
    </w:p>
    <w:p w14:paraId="6A56A07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impact analysis shows how free hosting shaped a cost-effective solution, showcasing our technical expertise for our degree program. It supports future scaling with paid tiers.</w:t>
      </w:r>
    </w:p>
    <w:p w14:paraId="1856845E"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4A20D826" w14:textId="77777777" w:rsidR="00A670AA" w:rsidRPr="00A670AA" w:rsidRDefault="00A670AA" w:rsidP="00A670AA">
      <w:pPr>
        <w:spacing w:before="24" w:after="24" w:line="276" w:lineRule="auto"/>
        <w:ind w:firstLine="630"/>
        <w:jc w:val="both"/>
        <w:rPr>
          <w:rFonts w:ascii="Times New Roman" w:hAnsi="Times New Roman" w:cs="Times New Roman"/>
        </w:rPr>
      </w:pPr>
    </w:p>
    <w:p w14:paraId="69110703"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5.7 Comparison with Alternatives</w:t>
      </w:r>
    </w:p>
    <w:p w14:paraId="4D46FCCB" w14:textId="77777777" w:rsidR="00A670AA" w:rsidRPr="00A670AA" w:rsidRDefault="00A670AA" w:rsidP="00A670AA">
      <w:pPr>
        <w:spacing w:before="24" w:after="24" w:line="276" w:lineRule="auto"/>
        <w:rPr>
          <w:rFonts w:ascii="Times New Roman" w:eastAsia="Calibri" w:hAnsi="Times New Roman" w:cs="Times New Roman"/>
        </w:rPr>
      </w:pPr>
    </w:p>
    <w:p w14:paraId="375CD781" w14:textId="77777777" w:rsidR="00A670AA" w:rsidRPr="00A670AA" w:rsidRDefault="00A670AA" w:rsidP="00A670AA">
      <w:pPr>
        <w:spacing w:before="24" w:after="24" w:line="276" w:lineRule="auto"/>
        <w:rPr>
          <w:rFonts w:ascii="Times New Roman" w:eastAsia="Calibri" w:hAnsi="Times New Roman" w:cs="Times New Roman"/>
        </w:rPr>
      </w:pPr>
    </w:p>
    <w:p w14:paraId="7FC44EF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Comparing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with alternatives highlights its strengths. Unlike </w:t>
      </w:r>
      <w:r w:rsidRPr="00A670AA">
        <w:rPr>
          <w:rFonts w:ascii="Times New Roman" w:hAnsi="Times New Roman" w:cs="Times New Roman"/>
          <w:b/>
          <w:bCs/>
        </w:rPr>
        <w:t>Bubble</w:t>
      </w:r>
      <w:r w:rsidRPr="00A670AA">
        <w:rPr>
          <w:rFonts w:ascii="Times New Roman" w:hAnsi="Times New Roman" w:cs="Times New Roman"/>
        </w:rPr>
        <w:t xml:space="preserve">, a low-code platform, our </w:t>
      </w:r>
      <w:r w:rsidRPr="00A670AA">
        <w:rPr>
          <w:rFonts w:ascii="Times New Roman" w:hAnsi="Times New Roman" w:cs="Times New Roman"/>
          <w:b/>
          <w:bCs/>
        </w:rPr>
        <w:t>MERN stack</w:t>
      </w:r>
      <w:r w:rsidRPr="00A670AA">
        <w:rPr>
          <w:rFonts w:ascii="Times New Roman" w:hAnsi="Times New Roman" w:cs="Times New Roman"/>
        </w:rPr>
        <w:t xml:space="preserve"> system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and </w:t>
      </w:r>
      <w:r w:rsidRPr="00A670AA">
        <w:rPr>
          <w:rFonts w:ascii="Times New Roman" w:hAnsi="Times New Roman" w:cs="Times New Roman"/>
          <w:b/>
          <w:bCs/>
        </w:rPr>
        <w:t>Render</w:t>
      </w:r>
      <w:r w:rsidRPr="00A670AA">
        <w:rPr>
          <w:rFonts w:ascii="Times New Roman" w:hAnsi="Times New Roman" w:cs="Times New Roman"/>
        </w:rPr>
        <w:t xml:space="preserve"> supports advanced features like </w:t>
      </w:r>
      <w:r w:rsidRPr="00A670AA">
        <w:rPr>
          <w:rFonts w:ascii="Times New Roman" w:hAnsi="Times New Roman" w:cs="Times New Roman"/>
          <w:b/>
          <w:bCs/>
        </w:rPr>
        <w:t>Socket.io</w:t>
      </w:r>
      <w:r w:rsidRPr="00A670AA">
        <w:rPr>
          <w:rFonts w:ascii="Times New Roman" w:hAnsi="Times New Roman" w:cs="Times New Roman"/>
        </w:rPr>
        <w:t xml:space="preserve"> real-time updates (500ms latency) and </w:t>
      </w:r>
      <w:r w:rsidRPr="00A670AA">
        <w:rPr>
          <w:rFonts w:ascii="Times New Roman" w:hAnsi="Times New Roman" w:cs="Times New Roman"/>
          <w:b/>
          <w:bCs/>
        </w:rPr>
        <w:t>TensorFlow.js</w:t>
      </w:r>
      <w:r w:rsidRPr="00A670AA">
        <w:rPr>
          <w:rFonts w:ascii="Times New Roman" w:hAnsi="Times New Roman" w:cs="Times New Roman"/>
        </w:rPr>
        <w:t xml:space="preserve"> recommendations (250ms), while Bubble’s free tier limits API calls. Our system’s </w:t>
      </w:r>
      <w:r w:rsidRPr="00A670AA">
        <w:rPr>
          <w:rFonts w:ascii="Times New Roman" w:hAnsi="Times New Roman" w:cs="Times New Roman"/>
          <w:b/>
          <w:bCs/>
        </w:rPr>
        <w:t>Progressive Web App (PWA)</w:t>
      </w:r>
      <w:r w:rsidRPr="00A670AA">
        <w:rPr>
          <w:rFonts w:ascii="Times New Roman" w:hAnsi="Times New Roman" w:cs="Times New Roman"/>
        </w:rPr>
        <w:t xml:space="preserve"> offers offline </w:t>
      </w:r>
      <w:r w:rsidRPr="00A670AA">
        <w:rPr>
          <w:rFonts w:ascii="Times New Roman" w:hAnsi="Times New Roman" w:cs="Times New Roman"/>
          <w:b/>
          <w:bCs/>
        </w:rPr>
        <w:t>QR code</w:t>
      </w:r>
      <w:r w:rsidRPr="00A670AA">
        <w:rPr>
          <w:rFonts w:ascii="Times New Roman" w:hAnsi="Times New Roman" w:cs="Times New Roman"/>
        </w:rPr>
        <w:t xml:space="preserve"> access, absent in Bubble.</w:t>
      </w:r>
    </w:p>
    <w:p w14:paraId="29158703" w14:textId="77777777" w:rsidR="00A670AA" w:rsidRPr="00A670AA" w:rsidRDefault="00A670AA" w:rsidP="00A670AA">
      <w:pPr>
        <w:spacing w:before="24" w:after="24" w:line="276" w:lineRule="auto"/>
        <w:rPr>
          <w:rFonts w:ascii="Times New Roman" w:eastAsia="Calibri" w:hAnsi="Times New Roman" w:cs="Times New Roman"/>
        </w:rPr>
      </w:pPr>
    </w:p>
    <w:p w14:paraId="39E9438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Compared to a </w:t>
      </w:r>
      <w:r w:rsidRPr="00A670AA">
        <w:rPr>
          <w:rFonts w:ascii="Times New Roman" w:hAnsi="Times New Roman" w:cs="Times New Roman"/>
          <w:b/>
          <w:bCs/>
        </w:rPr>
        <w:t>serverless</w:t>
      </w:r>
      <w:r w:rsidRPr="00A670AA">
        <w:rPr>
          <w:rFonts w:ascii="Times New Roman" w:hAnsi="Times New Roman" w:cs="Times New Roman"/>
        </w:rPr>
        <w:t xml:space="preserve"> solution like AWS Lambda and Firebase, our system avoids costs, using </w:t>
      </w:r>
      <w:r w:rsidRPr="00A670AA">
        <w:rPr>
          <w:rFonts w:ascii="Times New Roman" w:hAnsi="Times New Roman" w:cs="Times New Roman"/>
          <w:b/>
          <w:bCs/>
        </w:rPr>
        <w:t>MongoDB Atlas’s</w:t>
      </w:r>
      <w:r w:rsidRPr="00A670AA">
        <w:rPr>
          <w:rFonts w:ascii="Times New Roman" w:hAnsi="Times New Roman" w:cs="Times New Roman"/>
        </w:rPr>
        <w:t xml:space="preserve"> 512 MB storage for 5000 bookings with 80ms queries. Firebase lacks </w:t>
      </w:r>
      <w:r w:rsidRPr="00A670AA">
        <w:rPr>
          <w:rFonts w:ascii="Times New Roman" w:hAnsi="Times New Roman" w:cs="Times New Roman"/>
          <w:b/>
          <w:bCs/>
        </w:rPr>
        <w:t>Mongoose’s</w:t>
      </w:r>
      <w:r w:rsidRPr="00A670AA">
        <w:rPr>
          <w:rFonts w:ascii="Times New Roman" w:hAnsi="Times New Roman" w:cs="Times New Roman"/>
        </w:rPr>
        <w:t xml:space="preserve"> schema control, complicating </w:t>
      </w:r>
      <w:r w:rsidRPr="00A670AA">
        <w:rPr>
          <w:rFonts w:ascii="Times New Roman" w:hAnsi="Times New Roman" w:cs="Times New Roman"/>
          <w:b/>
          <w:bCs/>
        </w:rPr>
        <w:t>Kishan’s</w:t>
      </w:r>
      <w:r w:rsidRPr="00A670AA">
        <w:rPr>
          <w:rFonts w:ascii="Times New Roman" w:hAnsi="Times New Roman" w:cs="Times New Roman"/>
        </w:rPr>
        <w:t xml:space="preserve"> optimizations. AWS cold starts could delay real-time updates, unlike our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-job-optimized </w:t>
      </w:r>
      <w:r w:rsidRPr="00A670AA">
        <w:rPr>
          <w:rFonts w:ascii="Times New Roman" w:hAnsi="Times New Roman" w:cs="Times New Roman"/>
          <w:b/>
          <w:bCs/>
        </w:rPr>
        <w:t>Socket.io</w:t>
      </w:r>
      <w:r w:rsidRPr="00A670AA">
        <w:rPr>
          <w:rFonts w:ascii="Times New Roman" w:hAnsi="Times New Roman" w:cs="Times New Roman"/>
        </w:rPr>
        <w:t xml:space="preserve">. Our </w:t>
      </w:r>
      <w:r w:rsidRPr="00A670AA">
        <w:rPr>
          <w:rFonts w:ascii="Times New Roman" w:hAnsi="Times New Roman" w:cs="Times New Roman"/>
          <w:b/>
          <w:bCs/>
        </w:rPr>
        <w:t>JWT</w:t>
      </w:r>
      <w:r w:rsidRPr="00A670AA">
        <w:rPr>
          <w:rFonts w:ascii="Times New Roman" w:hAnsi="Times New Roman" w:cs="Times New Roman"/>
        </w:rPr>
        <w:t xml:space="preserve">-secured APIs, validated in 50ms by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match serverless security without paid tiers.</w:t>
      </w:r>
    </w:p>
    <w:p w14:paraId="44D13A4F" w14:textId="77777777" w:rsidR="00A670AA" w:rsidRPr="00A670AA" w:rsidRDefault="00A670AA" w:rsidP="00A670AA">
      <w:pPr>
        <w:spacing w:before="24" w:after="24" w:line="276" w:lineRule="auto"/>
        <w:ind w:firstLine="630"/>
        <w:jc w:val="both"/>
        <w:rPr>
          <w:rFonts w:ascii="Times New Roman" w:hAnsi="Times New Roman" w:cs="Times New Roman"/>
        </w:rPr>
      </w:pPr>
    </w:p>
    <w:p w14:paraId="29B6CA7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Open-source platforms like Open Event require heavy customization for </w:t>
      </w:r>
      <w:r w:rsidRPr="00A670AA">
        <w:rPr>
          <w:rFonts w:ascii="Times New Roman" w:hAnsi="Times New Roman" w:cs="Times New Roman"/>
          <w:b/>
          <w:bCs/>
        </w:rPr>
        <w:t>PWA</w:t>
      </w:r>
      <w:r w:rsidRPr="00A670AA">
        <w:rPr>
          <w:rFonts w:ascii="Times New Roman" w:hAnsi="Times New Roman" w:cs="Times New Roman"/>
        </w:rPr>
        <w:t xml:space="preserve"> and AI, exceeding our 10-week timeline. Our system’s lean design, with </w:t>
      </w:r>
      <w:r w:rsidRPr="00A670AA">
        <w:rPr>
          <w:rFonts w:ascii="Times New Roman" w:hAnsi="Times New Roman" w:cs="Times New Roman"/>
          <w:b/>
          <w:bCs/>
        </w:rPr>
        <w:t>Mayank’s</w:t>
      </w:r>
      <w:r w:rsidRPr="00A670AA">
        <w:rPr>
          <w:rFonts w:ascii="Times New Roman" w:hAnsi="Times New Roman" w:cs="Times New Roman"/>
        </w:rPr>
        <w:t xml:space="preserve"> 1.2-second UI loads, better suits small community events. While alternatives offer scalability, our zero-cost approach delivers comparable functionality.</w:t>
      </w:r>
    </w:p>
    <w:p w14:paraId="6482AC18" w14:textId="77777777" w:rsidR="00A670AA" w:rsidRPr="00A670AA" w:rsidRDefault="00A670AA" w:rsidP="00A670AA">
      <w:pPr>
        <w:spacing w:before="24" w:after="24" w:line="276" w:lineRule="auto"/>
        <w:rPr>
          <w:rFonts w:ascii="Times New Roman" w:eastAsia="Calibri" w:hAnsi="Times New Roman" w:cs="Times New Roman"/>
        </w:rPr>
      </w:pPr>
    </w:p>
    <w:p w14:paraId="041105A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comparison validates our system’s efficiency, showcasing our technical expertise for our degree program. It’s optimized for community needs and future enhancements.</w:t>
      </w:r>
    </w:p>
    <w:p w14:paraId="1C120DC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7BA7D479"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08F1AD8"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5.8 Limitations</w:t>
      </w:r>
    </w:p>
    <w:p w14:paraId="3D05B818"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1F7452A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C9393A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built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faces limitations due to free-tier hosting and a tight timeline. </w:t>
      </w:r>
      <w:r w:rsidRPr="00A670AA">
        <w:rPr>
          <w:rFonts w:ascii="Times New Roman" w:hAnsi="Times New Roman" w:cs="Times New Roman"/>
          <w:b/>
          <w:bCs/>
        </w:rPr>
        <w:t>MongoDB Atlas’s</w:t>
      </w:r>
      <w:r w:rsidRPr="00A670AA">
        <w:rPr>
          <w:rFonts w:ascii="Times New Roman" w:hAnsi="Times New Roman" w:cs="Times New Roman"/>
        </w:rPr>
        <w:t xml:space="preserve"> 512 MB storage, managed by </w:t>
      </w:r>
      <w:r w:rsidRPr="00A670AA">
        <w:rPr>
          <w:rFonts w:ascii="Times New Roman" w:hAnsi="Times New Roman" w:cs="Times New Roman"/>
          <w:b/>
          <w:bCs/>
        </w:rPr>
        <w:t>Kishan</w:t>
      </w:r>
      <w:r w:rsidRPr="00A670AA">
        <w:rPr>
          <w:rFonts w:ascii="Times New Roman" w:hAnsi="Times New Roman" w:cs="Times New Roman"/>
        </w:rPr>
        <w:t xml:space="preserve">, restricts the system to 5000 bookings, limiting large-scale events. </w:t>
      </w:r>
      <w:r w:rsidRPr="00A670AA">
        <w:rPr>
          <w:rFonts w:ascii="Times New Roman" w:hAnsi="Times New Roman" w:cs="Times New Roman"/>
          <w:b/>
          <w:bCs/>
        </w:rPr>
        <w:t>Render’s</w:t>
      </w:r>
      <w:r w:rsidRPr="00A670AA">
        <w:rPr>
          <w:rFonts w:ascii="Times New Roman" w:hAnsi="Times New Roman" w:cs="Times New Roman"/>
        </w:rPr>
        <w:t xml:space="preserve"> 512 MB RAM caused memory spikes during </w:t>
      </w:r>
      <w:r w:rsidRPr="00A670AA">
        <w:rPr>
          <w:rFonts w:ascii="Times New Roman" w:hAnsi="Times New Roman" w:cs="Times New Roman"/>
          <w:b/>
          <w:bCs/>
        </w:rPr>
        <w:t>Socket.io</w:t>
      </w:r>
      <w:r w:rsidRPr="00A670AA">
        <w:rPr>
          <w:rFonts w:ascii="Times New Roman" w:hAnsi="Times New Roman" w:cs="Times New Roman"/>
        </w:rPr>
        <w:t xml:space="preserve"> updates, requiring </w:t>
      </w:r>
      <w:r w:rsidRPr="00A670AA">
        <w:rPr>
          <w:rFonts w:ascii="Times New Roman" w:hAnsi="Times New Roman" w:cs="Times New Roman"/>
          <w:b/>
          <w:bCs/>
        </w:rPr>
        <w:t>Ishu’s</w:t>
      </w:r>
      <w:r w:rsidRPr="00A670AA">
        <w:rPr>
          <w:rFonts w:ascii="Times New Roman" w:hAnsi="Times New Roman" w:cs="Times New Roman"/>
        </w:rPr>
        <w:t xml:space="preserve">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and batching to maintain 500ms latency.</w:t>
      </w:r>
    </w:p>
    <w:p w14:paraId="54945658" w14:textId="77777777" w:rsidR="00A670AA" w:rsidRPr="00A670AA" w:rsidRDefault="00A670AA" w:rsidP="00A670AA">
      <w:pPr>
        <w:spacing w:before="24" w:after="24" w:line="276" w:lineRule="auto"/>
        <w:ind w:firstLine="630"/>
        <w:jc w:val="both"/>
        <w:rPr>
          <w:rFonts w:ascii="Times New Roman" w:hAnsi="Times New Roman" w:cs="Times New Roman"/>
        </w:rPr>
      </w:pPr>
    </w:p>
    <w:p w14:paraId="59C13E4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10-week timeline constrained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training, relying on synthetic data for 85% accurate recommendations, potentially less effective with real-world variability.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Progressive Web App (PWA)</w:t>
      </w:r>
      <w:r w:rsidRPr="00A670AA">
        <w:rPr>
          <w:rFonts w:ascii="Times New Roman" w:hAnsi="Times New Roman" w:cs="Times New Roman"/>
        </w:rPr>
        <w:t xml:space="preserve"> supports offline </w:t>
      </w:r>
      <w:r w:rsidRPr="00A670AA">
        <w:rPr>
          <w:rFonts w:ascii="Times New Roman" w:hAnsi="Times New Roman" w:cs="Times New Roman"/>
          <w:b/>
          <w:bCs/>
        </w:rPr>
        <w:t>QR code</w:t>
      </w:r>
      <w:r w:rsidRPr="00A670AA">
        <w:rPr>
          <w:rFonts w:ascii="Times New Roman" w:hAnsi="Times New Roman" w:cs="Times New Roman"/>
        </w:rPr>
        <w:t xml:space="preserve"> access but cannot process bookings offline, limiting functionality in no-connectivity scenarios.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security measures, while robust, lack advanced features like two-factor authentication due to resource constraints.</w:t>
      </w:r>
    </w:p>
    <w:p w14:paraId="657F924B"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A1C394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Render’s</w:t>
      </w:r>
      <w:r w:rsidRPr="00A670AA">
        <w:rPr>
          <w:rFonts w:ascii="Times New Roman" w:hAnsi="Times New Roman" w:cs="Times New Roman"/>
        </w:rPr>
        <w:t xml:space="preserve"> sleep mode and </w:t>
      </w:r>
      <w:r w:rsidRPr="00A670AA">
        <w:rPr>
          <w:rFonts w:ascii="Times New Roman" w:hAnsi="Times New Roman" w:cs="Times New Roman"/>
          <w:b/>
          <w:bCs/>
        </w:rPr>
        <w:t>MongoDB’s</w:t>
      </w:r>
      <w:r w:rsidRPr="00A670AA">
        <w:rPr>
          <w:rFonts w:ascii="Times New Roman" w:hAnsi="Times New Roman" w:cs="Times New Roman"/>
        </w:rPr>
        <w:t xml:space="preserve"> storage cap prevented features like real-time analytics or large media uploads, focusing the system on essential event management for community events. These limitations, driven by free hosting, required trade-offs in scope to meet degree program goals.</w:t>
      </w:r>
    </w:p>
    <w:p w14:paraId="57CE90E4" w14:textId="77777777" w:rsidR="00A670AA" w:rsidRPr="00A670AA" w:rsidRDefault="00A670AA" w:rsidP="00A670AA">
      <w:pPr>
        <w:spacing w:before="24" w:after="24" w:line="276" w:lineRule="auto"/>
        <w:ind w:firstLine="630"/>
        <w:jc w:val="both"/>
        <w:rPr>
          <w:rFonts w:ascii="Times New Roman" w:hAnsi="Times New Roman" w:cs="Times New Roman"/>
        </w:rPr>
      </w:pPr>
    </w:p>
    <w:p w14:paraId="6197E075" w14:textId="77777777" w:rsidR="00500F03" w:rsidRDefault="00500F03" w:rsidP="00A670AA">
      <w:pPr>
        <w:spacing w:before="24" w:after="24" w:line="276" w:lineRule="auto"/>
        <w:rPr>
          <w:rFonts w:ascii="Times New Roman" w:eastAsia="Calibri" w:hAnsi="Times New Roman" w:cs="Times New Roman"/>
          <w:b/>
          <w:bCs/>
        </w:rPr>
      </w:pPr>
      <w:r>
        <w:rPr>
          <w:rFonts w:ascii="Times New Roman" w:eastAsia="Calibri" w:hAnsi="Times New Roman" w:cs="Times New Roman"/>
          <w:b/>
          <w:bCs/>
          <w:noProof/>
        </w:rPr>
        <w:drawing>
          <wp:inline distT="0" distB="0" distL="0" distR="0" wp14:anchorId="5D7AF6C9" wp14:editId="6BDB813A">
            <wp:extent cx="5405120" cy="4013200"/>
            <wp:effectExtent l="0" t="0" r="5080" b="6350"/>
            <wp:docPr id="5203500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0036" name="Picture 5203500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5120" cy="4013200"/>
                    </a:xfrm>
                    <a:prstGeom prst="rect">
                      <a:avLst/>
                    </a:prstGeom>
                  </pic:spPr>
                </pic:pic>
              </a:graphicData>
            </a:graphic>
          </wp:inline>
        </w:drawing>
      </w:r>
    </w:p>
    <w:p w14:paraId="72C12052" w14:textId="5B1FFB2E"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5.2</w:t>
      </w:r>
      <w:r w:rsidRPr="00A670AA">
        <w:rPr>
          <w:rFonts w:ascii="Times New Roman" w:eastAsia="Calibri" w:hAnsi="Times New Roman" w:cs="Times New Roman"/>
        </w:rPr>
        <w:t>: Limitations Diagram</w:t>
      </w:r>
      <w:r w:rsidRPr="00A670AA">
        <w:rPr>
          <w:rFonts w:ascii="Times New Roman" w:eastAsia="Calibri" w:hAnsi="Times New Roman" w:cs="Times New Roman"/>
        </w:rPr>
        <w:br w:type="page"/>
      </w:r>
    </w:p>
    <w:p w14:paraId="7601D396"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3F1F0D9D"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5.9 Future Enhancements</w:t>
      </w:r>
    </w:p>
    <w:p w14:paraId="255A1E12" w14:textId="77777777" w:rsidR="00A670AA" w:rsidRPr="00A670AA" w:rsidRDefault="00A670AA" w:rsidP="00A670AA">
      <w:pPr>
        <w:spacing w:before="24" w:after="24" w:line="276" w:lineRule="auto"/>
        <w:rPr>
          <w:rFonts w:ascii="Times New Roman" w:eastAsia="Calibri" w:hAnsi="Times New Roman" w:cs="Times New Roman"/>
        </w:rPr>
      </w:pPr>
    </w:p>
    <w:p w14:paraId="0D4070CF" w14:textId="77777777" w:rsidR="00A670AA" w:rsidRPr="00A670AA" w:rsidRDefault="00A670AA" w:rsidP="00A670AA">
      <w:pPr>
        <w:spacing w:before="24" w:after="24" w:line="276" w:lineRule="auto"/>
        <w:rPr>
          <w:rFonts w:ascii="Times New Roman" w:eastAsia="Calibri" w:hAnsi="Times New Roman" w:cs="Times New Roman"/>
        </w:rPr>
      </w:pPr>
    </w:p>
    <w:p w14:paraId="7C34679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offers opportunities for future enhancements to overcome current limitations. Upgrading to </w:t>
      </w:r>
      <w:r w:rsidRPr="00A670AA">
        <w:rPr>
          <w:rFonts w:ascii="Times New Roman" w:hAnsi="Times New Roman" w:cs="Times New Roman"/>
          <w:b/>
          <w:bCs/>
        </w:rPr>
        <w:t>MongoDB Atlas’s</w:t>
      </w:r>
      <w:r w:rsidRPr="00A670AA">
        <w:rPr>
          <w:rFonts w:ascii="Times New Roman" w:hAnsi="Times New Roman" w:cs="Times New Roman"/>
        </w:rPr>
        <w:t xml:space="preserve"> paid tier could increase storage beyond 512 MB, allowing </w:t>
      </w:r>
      <w:r w:rsidRPr="00A670AA">
        <w:rPr>
          <w:rFonts w:ascii="Times New Roman" w:hAnsi="Times New Roman" w:cs="Times New Roman"/>
          <w:b/>
          <w:bCs/>
        </w:rPr>
        <w:t>Kishan</w:t>
      </w:r>
      <w:r w:rsidRPr="00A670AA">
        <w:rPr>
          <w:rFonts w:ascii="Times New Roman" w:hAnsi="Times New Roman" w:cs="Times New Roman"/>
        </w:rPr>
        <w:t xml:space="preserve"> to support larger events with analytics dashboards for attendee trends. </w:t>
      </w:r>
      <w:r w:rsidRPr="00A670AA">
        <w:rPr>
          <w:rFonts w:ascii="Times New Roman" w:hAnsi="Times New Roman" w:cs="Times New Roman"/>
          <w:b/>
          <w:bCs/>
        </w:rPr>
        <w:t>Ishu</w:t>
      </w:r>
      <w:r w:rsidRPr="00A670AA">
        <w:rPr>
          <w:rFonts w:ascii="Times New Roman" w:hAnsi="Times New Roman" w:cs="Times New Roman"/>
        </w:rPr>
        <w:t xml:space="preserve"> plans to train </w:t>
      </w:r>
      <w:r w:rsidRPr="00A670AA">
        <w:rPr>
          <w:rFonts w:ascii="Times New Roman" w:hAnsi="Times New Roman" w:cs="Times New Roman"/>
          <w:b/>
          <w:bCs/>
        </w:rPr>
        <w:t>TensorFlow.js</w:t>
      </w:r>
      <w:r w:rsidRPr="00A670AA">
        <w:rPr>
          <w:rFonts w:ascii="Times New Roman" w:hAnsi="Times New Roman" w:cs="Times New Roman"/>
        </w:rPr>
        <w:t xml:space="preserve"> models with real-world data, improving recommendation accuracy beyond 85% and adding real-time training.</w:t>
      </w:r>
    </w:p>
    <w:p w14:paraId="01784856"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7E7BAB3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aims to enhance the </w:t>
      </w:r>
      <w:r w:rsidRPr="00A670AA">
        <w:rPr>
          <w:rFonts w:ascii="Times New Roman" w:hAnsi="Times New Roman" w:cs="Times New Roman"/>
          <w:b/>
          <w:bCs/>
        </w:rPr>
        <w:t>Progressive Web App (PWA)</w:t>
      </w:r>
      <w:r w:rsidRPr="00A670AA">
        <w:rPr>
          <w:rFonts w:ascii="Times New Roman" w:hAnsi="Times New Roman" w:cs="Times New Roman"/>
        </w:rPr>
        <w:t xml:space="preserve"> with offline booking queues, syncing data once connectivity is restored, improving usability in low-network areas.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proposes adding two-factor authentication and biometric logins to strengthen security, building on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could support live video feeds for virtual events, leveraging </w:t>
      </w:r>
      <w:r w:rsidRPr="00A670AA">
        <w:rPr>
          <w:rFonts w:ascii="Times New Roman" w:hAnsi="Times New Roman" w:cs="Times New Roman"/>
          <w:b/>
          <w:bCs/>
        </w:rPr>
        <w:t>Render’s</w:t>
      </w:r>
      <w:r w:rsidRPr="00A670AA">
        <w:rPr>
          <w:rFonts w:ascii="Times New Roman" w:hAnsi="Times New Roman" w:cs="Times New Roman"/>
        </w:rPr>
        <w:t xml:space="preserve"> paid tiers to avoid sleep mode.</w:t>
      </w:r>
    </w:p>
    <w:p w14:paraId="69650C24" w14:textId="77777777" w:rsidR="00A670AA" w:rsidRPr="00A670AA" w:rsidRDefault="00A670AA" w:rsidP="00A670AA">
      <w:pPr>
        <w:spacing w:before="24" w:after="24" w:line="276" w:lineRule="auto"/>
        <w:rPr>
          <w:rFonts w:ascii="Times New Roman" w:eastAsia="Calibri" w:hAnsi="Times New Roman" w:cs="Times New Roman"/>
        </w:rPr>
      </w:pPr>
    </w:p>
    <w:p w14:paraId="648FA34F"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Integrating payment gateways for ticket purchases and customizable dashboards for organizers would enhance functionality for community events. These enhancements, planned post-evaluation, would require a longer timeline and budget but align with the system’s modular design, ensuring scalability.</w:t>
      </w:r>
    </w:p>
    <w:p w14:paraId="7578EC8E" w14:textId="77777777" w:rsidR="00A670AA" w:rsidRPr="00A670AA" w:rsidRDefault="00A670AA" w:rsidP="00A670AA">
      <w:pPr>
        <w:spacing w:before="24" w:after="24" w:line="276" w:lineRule="auto"/>
        <w:ind w:firstLine="630"/>
        <w:jc w:val="both"/>
        <w:rPr>
          <w:rFonts w:ascii="Times New Roman" w:hAnsi="Times New Roman" w:cs="Times New Roman"/>
        </w:rPr>
      </w:pPr>
    </w:p>
    <w:p w14:paraId="3B18022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vision for enhancements demonstrates our forward-thinking approach, showcasing our technical expertise for our degree program. The system is poised for growth, addressing current constraints.</w:t>
      </w:r>
    </w:p>
    <w:p w14:paraId="2316F0FA"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42276EC0" w14:textId="77777777" w:rsidR="00A670AA" w:rsidRPr="00A670AA" w:rsidRDefault="00A670AA" w:rsidP="00A670AA">
      <w:pPr>
        <w:spacing w:before="24" w:after="24" w:line="276" w:lineRule="auto"/>
        <w:rPr>
          <w:rFonts w:ascii="Times New Roman" w:eastAsia="Calibri" w:hAnsi="Times New Roman" w:cs="Times New Roman"/>
          <w:b/>
          <w:bCs/>
        </w:rPr>
      </w:pPr>
    </w:p>
    <w:p w14:paraId="7DD0A3F9"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5.10 Results Summary</w:t>
      </w:r>
    </w:p>
    <w:p w14:paraId="482F7AB2" w14:textId="77777777" w:rsidR="00A670AA" w:rsidRPr="00A670AA" w:rsidRDefault="00A670AA" w:rsidP="00A670AA">
      <w:pPr>
        <w:spacing w:before="24" w:after="24" w:line="276" w:lineRule="auto"/>
        <w:rPr>
          <w:rFonts w:ascii="Times New Roman" w:eastAsia="Calibri" w:hAnsi="Times New Roman" w:cs="Times New Roman"/>
          <w:b/>
          <w:bCs/>
        </w:rPr>
      </w:pPr>
    </w:p>
    <w:p w14:paraId="6082E697" w14:textId="77777777" w:rsidR="00A670AA" w:rsidRPr="00A670AA" w:rsidRDefault="00A670AA" w:rsidP="00A670AA">
      <w:pPr>
        <w:spacing w:before="24" w:after="24" w:line="276" w:lineRule="auto"/>
        <w:rPr>
          <w:rFonts w:ascii="Times New Roman" w:eastAsia="Calibri" w:hAnsi="Times New Roman" w:cs="Times New Roman"/>
          <w:b/>
          <w:bCs/>
        </w:rPr>
      </w:pPr>
    </w:p>
    <w:p w14:paraId="18D5063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Chapter 5</w:t>
      </w:r>
      <w:r w:rsidRPr="00A670AA">
        <w:rPr>
          <w:rFonts w:ascii="Times New Roman" w:hAnsi="Times New Roman" w:cs="Times New Roman"/>
        </w:rPr>
        <w:t xml:space="preserve"> evaluates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highlighting its performance for community events. The </w:t>
      </w:r>
      <w:r w:rsidRPr="00A670AA">
        <w:rPr>
          <w:rFonts w:ascii="Times New Roman" w:hAnsi="Times New Roman" w:cs="Times New Roman"/>
          <w:b/>
          <w:bCs/>
        </w:rPr>
        <w:t>MERN stack</w:t>
      </w:r>
      <w:r w:rsidRPr="00A670AA">
        <w:rPr>
          <w:rFonts w:ascii="Times New Roman" w:hAnsi="Times New Roman" w:cs="Times New Roman"/>
        </w:rPr>
        <w:t xml:space="preserve"> system,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achieved 200ms API responses, 80ms database queries, and 1.2-second UI loads, supporting 1000 users.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Progressive Web App (PWA)</w:t>
      </w:r>
      <w:r w:rsidRPr="00A670AA">
        <w:rPr>
          <w:rFonts w:ascii="Times New Roman" w:hAnsi="Times New Roman" w:cs="Times New Roman"/>
        </w:rPr>
        <w:t xml:space="preserve"> enabled offline </w:t>
      </w:r>
      <w:r w:rsidRPr="00A670AA">
        <w:rPr>
          <w:rFonts w:ascii="Times New Roman" w:hAnsi="Times New Roman" w:cs="Times New Roman"/>
          <w:b/>
          <w:bCs/>
        </w:rPr>
        <w:t>QR code</w:t>
      </w:r>
      <w:r w:rsidRPr="00A670AA">
        <w:rPr>
          <w:rFonts w:ascii="Times New Roman" w:hAnsi="Times New Roman" w:cs="Times New Roman"/>
        </w:rPr>
        <w:t xml:space="preserve"> access, while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delivered 500ms real-time updates.</w:t>
      </w:r>
    </w:p>
    <w:p w14:paraId="3F5C8A9B" w14:textId="77777777" w:rsidR="00A670AA" w:rsidRPr="00A670AA" w:rsidRDefault="00A670AA" w:rsidP="00A670AA">
      <w:pPr>
        <w:spacing w:before="24" w:after="24" w:line="276" w:lineRule="auto"/>
        <w:rPr>
          <w:rFonts w:ascii="Times New Roman" w:eastAsia="Calibri" w:hAnsi="Times New Roman" w:cs="Times New Roman"/>
        </w:rPr>
      </w:pPr>
    </w:p>
    <w:p w14:paraId="5C3E243D"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All eight modules, including </w:t>
      </w:r>
      <w:r w:rsidRPr="00A670AA">
        <w:rPr>
          <w:rFonts w:ascii="Times New Roman" w:hAnsi="Times New Roman" w:cs="Times New Roman"/>
          <w:b/>
          <w:bCs/>
        </w:rPr>
        <w:t>QR Code Integration</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 xml:space="preserve">, met performance goals, with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ensuring zero security breaches during tests. </w:t>
      </w:r>
      <w:r w:rsidRPr="00A670AA">
        <w:rPr>
          <w:rFonts w:ascii="Times New Roman" w:hAnsi="Times New Roman" w:cs="Times New Roman"/>
          <w:b/>
          <w:bCs/>
        </w:rPr>
        <w:t>Kishan’s</w:t>
      </w:r>
      <w:r w:rsidRPr="00A670AA">
        <w:rPr>
          <w:rFonts w:ascii="Times New Roman" w:hAnsi="Times New Roman" w:cs="Times New Roman"/>
        </w:rPr>
        <w:t xml:space="preserve"> lean schemas fit 5000 bookings in 512 MB, though free-tier limits constrained large-scale features. The system outperformed alternatives like Bubble by offering advanced features at no cost.</w:t>
      </w:r>
    </w:p>
    <w:p w14:paraId="57012062" w14:textId="77777777" w:rsidR="00A670AA" w:rsidRPr="00A670AA" w:rsidRDefault="00A670AA" w:rsidP="00A670AA">
      <w:pPr>
        <w:spacing w:before="24" w:after="24" w:line="276" w:lineRule="auto"/>
        <w:rPr>
          <w:rFonts w:ascii="Times New Roman" w:eastAsia="Calibri" w:hAnsi="Times New Roman" w:cs="Times New Roman"/>
        </w:rPr>
      </w:pPr>
    </w:p>
    <w:p w14:paraId="614442D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Limitations, such as </w:t>
      </w:r>
      <w:r w:rsidRPr="00A670AA">
        <w:rPr>
          <w:rFonts w:ascii="Times New Roman" w:hAnsi="Times New Roman" w:cs="Times New Roman"/>
          <w:b/>
          <w:bCs/>
        </w:rPr>
        <w:t>Render’s</w:t>
      </w:r>
      <w:r w:rsidRPr="00A670AA">
        <w:rPr>
          <w:rFonts w:ascii="Times New Roman" w:hAnsi="Times New Roman" w:cs="Times New Roman"/>
        </w:rPr>
        <w:t xml:space="preserve"> 512 MB RAM and the 10-week timeline, were mitigated through optimizations, delivering a reliable platform. Future enhancements, like analytics and offline bookings, promise growth. These results validate the system’s academic and practical value for our degree program.</w:t>
      </w:r>
    </w:p>
    <w:p w14:paraId="12C519E2" w14:textId="77777777" w:rsidR="00A670AA" w:rsidRPr="00A670AA" w:rsidRDefault="00A670AA" w:rsidP="00A670AA">
      <w:pPr>
        <w:spacing w:before="24" w:after="24" w:line="276" w:lineRule="auto"/>
        <w:rPr>
          <w:rFonts w:ascii="Times New Roman" w:eastAsia="Calibri" w:hAnsi="Times New Roman" w:cs="Times New Roman"/>
        </w:rPr>
      </w:pPr>
    </w:p>
    <w:p w14:paraId="2E7EBC8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summary sets the stage for </w:t>
      </w:r>
      <w:r w:rsidRPr="00A670AA">
        <w:rPr>
          <w:rFonts w:ascii="Times New Roman" w:hAnsi="Times New Roman" w:cs="Times New Roman"/>
          <w:b/>
          <w:bCs/>
        </w:rPr>
        <w:t>Chapter 6: Conclusion</w:t>
      </w:r>
      <w:r w:rsidRPr="00A670AA">
        <w:rPr>
          <w:rFonts w:ascii="Times New Roman" w:hAnsi="Times New Roman" w:cs="Times New Roman"/>
        </w:rPr>
        <w:t>, consolidating our findings and contributions, ready for evaluation and future development.</w:t>
      </w:r>
    </w:p>
    <w:p w14:paraId="4F13878B"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3B43CD0B" w14:textId="77777777" w:rsidR="00A670AA" w:rsidRPr="00A670AA" w:rsidRDefault="00A670AA" w:rsidP="00A670AA">
      <w:pPr>
        <w:spacing w:before="1400" w:after="24" w:line="276" w:lineRule="auto"/>
        <w:jc w:val="center"/>
        <w:rPr>
          <w:rFonts w:ascii="Times New Roman" w:eastAsia="Calibri" w:hAnsi="Times New Roman" w:cs="Times New Roman"/>
          <w:b/>
          <w:bCs/>
        </w:rPr>
      </w:pPr>
    </w:p>
    <w:p w14:paraId="331DE7E7"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6: CONCLUSION</w:t>
      </w:r>
    </w:p>
    <w:p w14:paraId="1D5658A5" w14:textId="77777777" w:rsidR="00A670AA" w:rsidRPr="00A670AA" w:rsidRDefault="00A670AA" w:rsidP="00A670AA">
      <w:pPr>
        <w:spacing w:before="24" w:after="24" w:line="276" w:lineRule="auto"/>
        <w:rPr>
          <w:rFonts w:ascii="Times New Roman" w:eastAsia="Calibri" w:hAnsi="Times New Roman" w:cs="Times New Roman"/>
          <w:b/>
          <w:bCs/>
        </w:rPr>
      </w:pPr>
    </w:p>
    <w:p w14:paraId="14936F9C" w14:textId="77777777" w:rsidR="00A670AA" w:rsidRPr="00A670AA" w:rsidRDefault="00A670AA" w:rsidP="00A670AA">
      <w:pPr>
        <w:spacing w:before="24" w:after="24" w:line="276" w:lineRule="auto"/>
        <w:rPr>
          <w:rFonts w:ascii="Times New Roman" w:eastAsia="Calibri" w:hAnsi="Times New Roman" w:cs="Times New Roman"/>
          <w:b/>
          <w:bCs/>
        </w:rPr>
      </w:pPr>
    </w:p>
    <w:p w14:paraId="772D79F4" w14:textId="77777777" w:rsidR="00A670AA" w:rsidRPr="00A670AA" w:rsidRDefault="00A670AA" w:rsidP="00A670AA">
      <w:pPr>
        <w:spacing w:before="24" w:after="24" w:line="276" w:lineRule="auto"/>
        <w:rPr>
          <w:rFonts w:ascii="Times New Roman" w:eastAsia="Calibri" w:hAnsi="Times New Roman" w:cs="Times New Roman"/>
          <w:b/>
          <w:bCs/>
        </w:rPr>
      </w:pPr>
    </w:p>
    <w:p w14:paraId="26AC6E05"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6.1 Conclusion</w:t>
      </w:r>
    </w:p>
    <w:p w14:paraId="40056A57" w14:textId="77777777" w:rsidR="00A670AA" w:rsidRPr="00A670AA" w:rsidRDefault="00A670AA" w:rsidP="00A670AA">
      <w:pPr>
        <w:spacing w:before="24" w:after="24" w:line="276" w:lineRule="auto"/>
        <w:rPr>
          <w:rFonts w:ascii="Times New Roman" w:eastAsia="Calibri" w:hAnsi="Times New Roman" w:cs="Times New Roman"/>
        </w:rPr>
      </w:pPr>
    </w:p>
    <w:p w14:paraId="2ACD721C" w14:textId="77777777" w:rsidR="00A670AA" w:rsidRPr="00A670AA" w:rsidRDefault="00A670AA" w:rsidP="00A670AA">
      <w:pPr>
        <w:spacing w:before="24" w:after="24" w:line="276" w:lineRule="auto"/>
        <w:rPr>
          <w:rFonts w:ascii="Times New Roman" w:eastAsia="Calibri" w:hAnsi="Times New Roman" w:cs="Times New Roman"/>
        </w:rPr>
      </w:pPr>
    </w:p>
    <w:p w14:paraId="269F623B"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successfully delivers a robust platform for community events, meeting the objectives of our degree program. The </w:t>
      </w:r>
      <w:r w:rsidRPr="00A670AA">
        <w:rPr>
          <w:rFonts w:ascii="Times New Roman" w:hAnsi="Times New Roman" w:cs="Times New Roman"/>
          <w:b/>
          <w:bCs/>
        </w:rPr>
        <w:t>MERN stack</w:t>
      </w:r>
      <w:r w:rsidRPr="00A670AA">
        <w:rPr>
          <w:rFonts w:ascii="Times New Roman" w:hAnsi="Times New Roman" w:cs="Times New Roman"/>
        </w:rPr>
        <w:t xml:space="preserve"> system,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integrates eight modules, including </w:t>
      </w:r>
      <w:r w:rsidRPr="00A670AA">
        <w:rPr>
          <w:rFonts w:ascii="Times New Roman" w:hAnsi="Times New Roman" w:cs="Times New Roman"/>
          <w:b/>
          <w:bCs/>
        </w:rPr>
        <w:t>QR Code Integration</w:t>
      </w:r>
      <w:r w:rsidRPr="00A670AA">
        <w:rPr>
          <w:rFonts w:ascii="Times New Roman" w:hAnsi="Times New Roman" w:cs="Times New Roman"/>
        </w:rPr>
        <w:t xml:space="preserve">, </w:t>
      </w:r>
      <w:r w:rsidRPr="00A670AA">
        <w:rPr>
          <w:rFonts w:ascii="Times New Roman" w:hAnsi="Times New Roman" w:cs="Times New Roman"/>
          <w:b/>
          <w:bCs/>
        </w:rPr>
        <w:t>Real-Time Updates</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 to streamline event management. With 200ms API responses, 80ms database queries, and 1.2-second UI loads, it supports 1000 users efficiently.</w:t>
      </w:r>
    </w:p>
    <w:p w14:paraId="4B8844E7"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45C8391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responsive </w:t>
      </w:r>
      <w:r w:rsidRPr="00A670AA">
        <w:rPr>
          <w:rFonts w:ascii="Times New Roman" w:hAnsi="Times New Roman" w:cs="Times New Roman"/>
          <w:b/>
          <w:bCs/>
        </w:rPr>
        <w:t>React</w:t>
      </w:r>
      <w:r w:rsidRPr="00A670AA">
        <w:rPr>
          <w:rFonts w:ascii="Times New Roman" w:hAnsi="Times New Roman" w:cs="Times New Roman"/>
        </w:rPr>
        <w:t xml:space="preserve"> frontend, </w:t>
      </w:r>
      <w:r w:rsidRPr="00A670AA">
        <w:rPr>
          <w:rFonts w:ascii="Times New Roman" w:hAnsi="Times New Roman" w:cs="Times New Roman"/>
          <w:b/>
          <w:bCs/>
        </w:rPr>
        <w:t>Kishan’s</w:t>
      </w:r>
      <w:r w:rsidRPr="00A670AA">
        <w:rPr>
          <w:rFonts w:ascii="Times New Roman" w:hAnsi="Times New Roman" w:cs="Times New Roman"/>
        </w:rPr>
        <w:t xml:space="preserve"> optimized </w:t>
      </w:r>
      <w:r w:rsidRPr="00A670AA">
        <w:rPr>
          <w:rFonts w:ascii="Times New Roman" w:hAnsi="Times New Roman" w:cs="Times New Roman"/>
          <w:b/>
          <w:bCs/>
        </w:rPr>
        <w:t>MongoDB</w:t>
      </w:r>
      <w:r w:rsidRPr="00A670AA">
        <w:rPr>
          <w:rFonts w:ascii="Times New Roman" w:hAnsi="Times New Roman" w:cs="Times New Roman"/>
        </w:rPr>
        <w:t xml:space="preserve"> schemas,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secure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measures, and </w:t>
      </w:r>
      <w:r w:rsidRPr="00A670AA">
        <w:rPr>
          <w:rFonts w:ascii="Times New Roman" w:hAnsi="Times New Roman" w:cs="Times New Roman"/>
          <w:b/>
          <w:bCs/>
        </w:rPr>
        <w:t>Ishu’s</w:t>
      </w:r>
      <w:r w:rsidRPr="00A670AA">
        <w:rPr>
          <w:rFonts w:ascii="Times New Roman" w:hAnsi="Times New Roman" w:cs="Times New Roman"/>
        </w:rPr>
        <w:t xml:space="preserve"> innovative AI and backend logic overcame free-tier constraints, like </w:t>
      </w:r>
      <w:r w:rsidRPr="00A670AA">
        <w:rPr>
          <w:rFonts w:ascii="Times New Roman" w:hAnsi="Times New Roman" w:cs="Times New Roman"/>
          <w:b/>
          <w:bCs/>
        </w:rPr>
        <w:t>Render’s</w:t>
      </w:r>
      <w:r w:rsidRPr="00A670AA">
        <w:rPr>
          <w:rFonts w:ascii="Times New Roman" w:hAnsi="Times New Roman" w:cs="Times New Roman"/>
        </w:rPr>
        <w:t xml:space="preserve"> 512 MB RAM and </w:t>
      </w:r>
      <w:r w:rsidRPr="00A670AA">
        <w:rPr>
          <w:rFonts w:ascii="Times New Roman" w:hAnsi="Times New Roman" w:cs="Times New Roman"/>
          <w:b/>
          <w:bCs/>
        </w:rPr>
        <w:t>MongoDB’s</w:t>
      </w:r>
      <w:r w:rsidRPr="00A670AA">
        <w:rPr>
          <w:rFonts w:ascii="Times New Roman" w:hAnsi="Times New Roman" w:cs="Times New Roman"/>
        </w:rPr>
        <w:t xml:space="preserve"> 512 MB storage. Features like offline </w:t>
      </w:r>
      <w:r w:rsidRPr="00A670AA">
        <w:rPr>
          <w:rFonts w:ascii="Times New Roman" w:hAnsi="Times New Roman" w:cs="Times New Roman"/>
          <w:b/>
          <w:bCs/>
        </w:rPr>
        <w:t>QR code</w:t>
      </w:r>
      <w:r w:rsidRPr="00A670AA">
        <w:rPr>
          <w:rFonts w:ascii="Times New Roman" w:hAnsi="Times New Roman" w:cs="Times New Roman"/>
        </w:rPr>
        <w:t xml:space="preserve"> access via a </w:t>
      </w:r>
      <w:r w:rsidRPr="00A670AA">
        <w:rPr>
          <w:rFonts w:ascii="Times New Roman" w:hAnsi="Times New Roman" w:cs="Times New Roman"/>
          <w:b/>
          <w:bCs/>
        </w:rPr>
        <w:t>Progressive Web App (PWA)</w:t>
      </w:r>
      <w:r w:rsidRPr="00A670AA">
        <w:rPr>
          <w:rFonts w:ascii="Times New Roman" w:hAnsi="Times New Roman" w:cs="Times New Roman"/>
        </w:rPr>
        <w:t xml:space="preserve"> and real-time dashboards enhance usability for attendees and organizers. The system’s modular design ensures scalability, despite limitations like synthetic AI data.</w:t>
      </w:r>
    </w:p>
    <w:p w14:paraId="2D432C21" w14:textId="77777777" w:rsidR="00A670AA" w:rsidRPr="00A670AA" w:rsidRDefault="00A670AA" w:rsidP="00A670AA">
      <w:pPr>
        <w:spacing w:before="24" w:after="24" w:line="276" w:lineRule="auto"/>
        <w:rPr>
          <w:rFonts w:ascii="Times New Roman" w:eastAsia="Calibri" w:hAnsi="Times New Roman" w:cs="Times New Roman"/>
        </w:rPr>
      </w:pPr>
    </w:p>
    <w:p w14:paraId="0500C2B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project demonstrates our team’s technical expertise, blending modern technologies with practical solutions. It </w:t>
      </w:r>
      <w:proofErr w:type="spellStart"/>
      <w:r w:rsidRPr="00A670AA">
        <w:rPr>
          <w:rFonts w:ascii="Times New Roman" w:hAnsi="Times New Roman" w:cs="Times New Roman"/>
        </w:rPr>
        <w:t>fulfills</w:t>
      </w:r>
      <w:proofErr w:type="spellEnd"/>
      <w:r w:rsidRPr="00A670AA">
        <w:rPr>
          <w:rFonts w:ascii="Times New Roman" w:hAnsi="Times New Roman" w:cs="Times New Roman"/>
        </w:rPr>
        <w:t xml:space="preserve"> academic requirements and lays a foundation for future enhancements, such as analytics dashboards and offline booking queues, solidifying its value for community event management.</w:t>
      </w:r>
    </w:p>
    <w:p w14:paraId="093B6A7C" w14:textId="77777777" w:rsidR="00A670AA" w:rsidRPr="00A670AA" w:rsidRDefault="00A670AA" w:rsidP="00A670AA">
      <w:pPr>
        <w:spacing w:before="24" w:after="24" w:line="276" w:lineRule="auto"/>
        <w:rPr>
          <w:rFonts w:ascii="Times New Roman" w:eastAsia="Calibri" w:hAnsi="Times New Roman" w:cs="Times New Roman"/>
        </w:rPr>
      </w:pPr>
    </w:p>
    <w:p w14:paraId="4770D5C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conclusion encapsulates our achievements, showcasing a system ready for evaluation and poised for real-world impact in our degree program.</w:t>
      </w:r>
    </w:p>
    <w:p w14:paraId="4EC574F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082489B0" w14:textId="77777777" w:rsidR="00A670AA" w:rsidRPr="00A670AA" w:rsidRDefault="00A670AA" w:rsidP="00A670AA">
      <w:pPr>
        <w:spacing w:before="24" w:after="24" w:line="276" w:lineRule="auto"/>
        <w:rPr>
          <w:rFonts w:ascii="Times New Roman" w:eastAsia="Calibri" w:hAnsi="Times New Roman" w:cs="Times New Roman"/>
          <w:b/>
          <w:bCs/>
        </w:rPr>
      </w:pPr>
    </w:p>
    <w:p w14:paraId="7CC2DEA1"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6.2 Project Impact</w:t>
      </w:r>
    </w:p>
    <w:p w14:paraId="5AE3C172" w14:textId="77777777" w:rsidR="00A670AA" w:rsidRPr="00A670AA" w:rsidRDefault="00A670AA" w:rsidP="00A670AA">
      <w:pPr>
        <w:spacing w:before="24" w:after="24" w:line="276" w:lineRule="auto"/>
        <w:rPr>
          <w:rFonts w:ascii="Times New Roman" w:eastAsia="Calibri" w:hAnsi="Times New Roman" w:cs="Times New Roman"/>
        </w:rPr>
      </w:pPr>
    </w:p>
    <w:p w14:paraId="6E810F19" w14:textId="77777777" w:rsidR="00A670AA" w:rsidRPr="00A670AA" w:rsidRDefault="00A670AA" w:rsidP="00A670AA">
      <w:pPr>
        <w:spacing w:before="24" w:after="24" w:line="276" w:lineRule="auto"/>
        <w:rPr>
          <w:rFonts w:ascii="Times New Roman" w:eastAsia="Calibri" w:hAnsi="Times New Roman" w:cs="Times New Roman"/>
        </w:rPr>
      </w:pPr>
    </w:p>
    <w:p w14:paraId="682D265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built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has significant impact for community event organizers and attendees. By offering a zero-cost platform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it enables small organizations, like local festivals or seminars, to manage bookings efficiently without financial barriers. The system’s </w:t>
      </w:r>
      <w:r w:rsidRPr="00A670AA">
        <w:rPr>
          <w:rFonts w:ascii="Times New Roman" w:hAnsi="Times New Roman" w:cs="Times New Roman"/>
          <w:b/>
          <w:bCs/>
        </w:rPr>
        <w:t>QR code check-in</w:t>
      </w:r>
      <w:r w:rsidRPr="00A670AA">
        <w:rPr>
          <w:rFonts w:ascii="Times New Roman" w:hAnsi="Times New Roman" w:cs="Times New Roman"/>
        </w:rPr>
        <w:t xml:space="preserve"> reduces entry times to under 200ms, while </w:t>
      </w:r>
      <w:r w:rsidRPr="00A670AA">
        <w:rPr>
          <w:rFonts w:ascii="Times New Roman" w:hAnsi="Times New Roman" w:cs="Times New Roman"/>
          <w:b/>
          <w:bCs/>
        </w:rPr>
        <w:t>Socket.io</w:t>
      </w:r>
      <w:r w:rsidRPr="00A670AA">
        <w:rPr>
          <w:rFonts w:ascii="Times New Roman" w:hAnsi="Times New Roman" w:cs="Times New Roman"/>
        </w:rPr>
        <w:t xml:space="preserve"> real-time updates keep organizers informed, improving event flow.</w:t>
      </w:r>
    </w:p>
    <w:p w14:paraId="2725E0C2" w14:textId="77777777" w:rsidR="00A670AA" w:rsidRPr="00A670AA" w:rsidRDefault="00A670AA" w:rsidP="00A670AA">
      <w:pPr>
        <w:spacing w:before="24" w:after="24" w:line="276" w:lineRule="auto"/>
        <w:ind w:firstLine="630"/>
        <w:jc w:val="both"/>
        <w:rPr>
          <w:rFonts w:ascii="Times New Roman" w:hAnsi="Times New Roman" w:cs="Times New Roman"/>
        </w:rPr>
      </w:pPr>
    </w:p>
    <w:p w14:paraId="732C2892"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For attendees,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Progressive Web App (PWA)</w:t>
      </w:r>
      <w:r w:rsidRPr="00A670AA">
        <w:rPr>
          <w:rFonts w:ascii="Times New Roman" w:hAnsi="Times New Roman" w:cs="Times New Roman"/>
        </w:rPr>
        <w:t xml:space="preserve"> ensures offline access to </w:t>
      </w:r>
      <w:r w:rsidRPr="00A670AA">
        <w:rPr>
          <w:rFonts w:ascii="Times New Roman" w:hAnsi="Times New Roman" w:cs="Times New Roman"/>
          <w:b/>
          <w:bCs/>
        </w:rPr>
        <w:t>QR codes</w:t>
      </w:r>
      <w:r w:rsidRPr="00A670AA">
        <w:rPr>
          <w:rFonts w:ascii="Times New Roman" w:hAnsi="Times New Roman" w:cs="Times New Roman"/>
        </w:rPr>
        <w:t xml:space="preserve"> and event details, critical in low-connectivity areas, enhancing accessibility.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recommendations and </w:t>
      </w:r>
      <w:r w:rsidRPr="00A670AA">
        <w:rPr>
          <w:rFonts w:ascii="Times New Roman" w:hAnsi="Times New Roman" w:cs="Times New Roman"/>
          <w:b/>
          <w:bCs/>
        </w:rPr>
        <w:t>Brain.js</w:t>
      </w:r>
      <w:r w:rsidRPr="00A670AA">
        <w:rPr>
          <w:rFonts w:ascii="Times New Roman" w:hAnsi="Times New Roman" w:cs="Times New Roman"/>
        </w:rPr>
        <w:t xml:space="preserve"> chatbot, delivering suggestions in 250ms and responses in 200ms, personalize the experience, encouraging engagement.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security measures build trust, protecting user data during 1000 concurrent sessions.</w:t>
      </w:r>
    </w:p>
    <w:p w14:paraId="001D6ECA" w14:textId="77777777" w:rsidR="00A670AA" w:rsidRPr="00A670AA" w:rsidRDefault="00A670AA" w:rsidP="00A670AA">
      <w:pPr>
        <w:spacing w:before="24" w:after="24" w:line="276" w:lineRule="auto"/>
        <w:rPr>
          <w:rFonts w:ascii="Times New Roman" w:eastAsia="Calibri" w:hAnsi="Times New Roman" w:cs="Times New Roman"/>
          <w:b/>
          <w:bCs/>
        </w:rPr>
      </w:pPr>
    </w:p>
    <w:p w14:paraId="042FF7B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Kishan’s</w:t>
      </w:r>
      <w:r w:rsidRPr="00A670AA">
        <w:rPr>
          <w:rFonts w:ascii="Times New Roman" w:hAnsi="Times New Roman" w:cs="Times New Roman"/>
        </w:rPr>
        <w:t xml:space="preserve"> lean </w:t>
      </w:r>
      <w:r w:rsidRPr="00A670AA">
        <w:rPr>
          <w:rFonts w:ascii="Times New Roman" w:hAnsi="Times New Roman" w:cs="Times New Roman"/>
          <w:b/>
          <w:bCs/>
        </w:rPr>
        <w:t>MongoDB</w:t>
      </w:r>
      <w:r w:rsidRPr="00A670AA">
        <w:rPr>
          <w:rFonts w:ascii="Times New Roman" w:hAnsi="Times New Roman" w:cs="Times New Roman"/>
        </w:rPr>
        <w:t xml:space="preserve"> schemas, fitting 5000 bookings in 512 MB, demonstrate resource efficiency, making the system a model for low-budget solutions. The project’s impact lies in its ability to simplify event management, offering a scalable, secure, and user-friendly platform for communities, validated by its performance metrics.</w:t>
      </w:r>
    </w:p>
    <w:p w14:paraId="3F3E7056" w14:textId="77777777" w:rsidR="00A670AA" w:rsidRPr="00A670AA" w:rsidRDefault="00A670AA" w:rsidP="00A670AA">
      <w:pPr>
        <w:spacing w:before="24" w:after="24" w:line="276" w:lineRule="auto"/>
        <w:rPr>
          <w:rFonts w:ascii="Times New Roman" w:eastAsia="Calibri" w:hAnsi="Times New Roman" w:cs="Times New Roman"/>
        </w:rPr>
      </w:pPr>
    </w:p>
    <w:p w14:paraId="5968611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impact underscores the system’s practical value, showcasing our technical expertise for our degree program. It paves the way for broader adoption and future enhancements like payment integration.</w:t>
      </w:r>
    </w:p>
    <w:p w14:paraId="14611B0E"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6C5792F1" w14:textId="77777777" w:rsidR="00A670AA" w:rsidRPr="00A670AA" w:rsidRDefault="00A670AA" w:rsidP="00A670AA">
      <w:pPr>
        <w:spacing w:before="24" w:after="24" w:line="276" w:lineRule="auto"/>
        <w:rPr>
          <w:rFonts w:ascii="Times New Roman" w:eastAsia="Calibri" w:hAnsi="Times New Roman" w:cs="Times New Roman"/>
          <w:b/>
          <w:bCs/>
        </w:rPr>
      </w:pPr>
    </w:p>
    <w:p w14:paraId="76AD23DB"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6.3 Academic Contributions</w:t>
      </w:r>
    </w:p>
    <w:p w14:paraId="6B456F95"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61D69E0A"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0179C9AB"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contributes significantly to academic research in event management systems. By integrating </w:t>
      </w:r>
      <w:r w:rsidRPr="00A670AA">
        <w:rPr>
          <w:rFonts w:ascii="Times New Roman" w:hAnsi="Times New Roman" w:cs="Times New Roman"/>
          <w:b/>
          <w:bCs/>
        </w:rPr>
        <w:t>MERN stack</w:t>
      </w:r>
      <w:r w:rsidRPr="00A670AA">
        <w:rPr>
          <w:rFonts w:ascii="Times New Roman" w:hAnsi="Times New Roman" w:cs="Times New Roman"/>
        </w:rPr>
        <w:t xml:space="preserve"> technologies with </w:t>
      </w:r>
      <w:r w:rsidRPr="00A670AA">
        <w:rPr>
          <w:rFonts w:ascii="Times New Roman" w:hAnsi="Times New Roman" w:cs="Times New Roman"/>
          <w:b/>
          <w:bCs/>
        </w:rPr>
        <w:t>TensorFlow.js</w:t>
      </w:r>
      <w:r w:rsidRPr="00A670AA">
        <w:rPr>
          <w:rFonts w:ascii="Times New Roman" w:hAnsi="Times New Roman" w:cs="Times New Roman"/>
        </w:rPr>
        <w:t xml:space="preserve"> for AI recommendations and </w:t>
      </w:r>
      <w:r w:rsidRPr="00A670AA">
        <w:rPr>
          <w:rFonts w:ascii="Times New Roman" w:hAnsi="Times New Roman" w:cs="Times New Roman"/>
          <w:b/>
          <w:bCs/>
        </w:rPr>
        <w:t>Socket.io</w:t>
      </w:r>
      <w:r w:rsidRPr="00A670AA">
        <w:rPr>
          <w:rFonts w:ascii="Times New Roman" w:hAnsi="Times New Roman" w:cs="Times New Roman"/>
        </w:rPr>
        <w:t xml:space="preserve"> for real-time updates, the project showcases advanced application of full-stack development within free-tier constraints. This work provides a reference for students exploring scalable, low-cost platforms for community applications.</w:t>
      </w:r>
    </w:p>
    <w:p w14:paraId="383A450B" w14:textId="77777777" w:rsidR="00A670AA" w:rsidRPr="00A670AA" w:rsidRDefault="00A670AA" w:rsidP="00A670AA">
      <w:pPr>
        <w:spacing w:before="24" w:after="24" w:line="276" w:lineRule="auto"/>
        <w:rPr>
          <w:rFonts w:ascii="Times New Roman" w:eastAsia="Calibri" w:hAnsi="Times New Roman" w:cs="Times New Roman"/>
          <w:b/>
          <w:bCs/>
        </w:rPr>
      </w:pPr>
    </w:p>
    <w:p w14:paraId="2E77790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Kishan’s</w:t>
      </w:r>
      <w:r w:rsidRPr="00A670AA">
        <w:rPr>
          <w:rFonts w:ascii="Times New Roman" w:hAnsi="Times New Roman" w:cs="Times New Roman"/>
        </w:rPr>
        <w:t xml:space="preserve"> optimization of </w:t>
      </w:r>
      <w:r w:rsidRPr="00A670AA">
        <w:rPr>
          <w:rFonts w:ascii="Times New Roman" w:hAnsi="Times New Roman" w:cs="Times New Roman"/>
          <w:b/>
          <w:bCs/>
        </w:rPr>
        <w:t>MongoDB Atlas</w:t>
      </w:r>
      <w:r w:rsidRPr="00A670AA">
        <w:rPr>
          <w:rFonts w:ascii="Times New Roman" w:hAnsi="Times New Roman" w:cs="Times New Roman"/>
        </w:rPr>
        <w:t xml:space="preserve"> schemas to fit 512 MB storage, achieving 80ms query times for 5000 bookings, offers insights into database efficiency for resource-limited environments.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implementation of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validated with 95% test coverage, serves as a case study in securing web applications without premium infrastructure. </w:t>
      </w: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Progressive Web App (PWA)</w:t>
      </w:r>
      <w:r w:rsidRPr="00A670AA">
        <w:rPr>
          <w:rFonts w:ascii="Times New Roman" w:hAnsi="Times New Roman" w:cs="Times New Roman"/>
        </w:rPr>
        <w:t xml:space="preserve"> demonstrates offline capabilities, advancing knowledge in accessible UI design.</w:t>
      </w:r>
    </w:p>
    <w:p w14:paraId="386A2801" w14:textId="77777777" w:rsidR="00A670AA" w:rsidRPr="00A670AA" w:rsidRDefault="00A670AA" w:rsidP="00A670AA">
      <w:pPr>
        <w:spacing w:before="24" w:after="24" w:line="276" w:lineRule="auto"/>
        <w:ind w:firstLine="630"/>
        <w:jc w:val="both"/>
        <w:rPr>
          <w:rFonts w:ascii="Times New Roman" w:hAnsi="Times New Roman" w:cs="Times New Roman"/>
        </w:rPr>
      </w:pPr>
    </w:p>
    <w:p w14:paraId="5B8D85E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project’s modular architecture, with eight distinct modules, provides a blueprint for breaking down complex systems, useful for academic projects in software engineering. </w:t>
      </w:r>
      <w:r w:rsidRPr="00A670AA">
        <w:rPr>
          <w:rFonts w:ascii="Times New Roman" w:hAnsi="Times New Roman" w:cs="Times New Roman"/>
          <w:b/>
          <w:bCs/>
        </w:rPr>
        <w:t>Ishu’s</w:t>
      </w:r>
      <w:r w:rsidRPr="00A670AA">
        <w:rPr>
          <w:rFonts w:ascii="Times New Roman" w:hAnsi="Times New Roman" w:cs="Times New Roman"/>
        </w:rPr>
        <w:t xml:space="preserve"> use of </w:t>
      </w:r>
      <w:r w:rsidRPr="00A670AA">
        <w:rPr>
          <w:rFonts w:ascii="Times New Roman" w:hAnsi="Times New Roman" w:cs="Times New Roman"/>
          <w:b/>
          <w:bCs/>
        </w:rPr>
        <w:t>Brain.js</w:t>
      </w:r>
      <w:r w:rsidRPr="00A670AA">
        <w:rPr>
          <w:rFonts w:ascii="Times New Roman" w:hAnsi="Times New Roman" w:cs="Times New Roman"/>
        </w:rPr>
        <w:t xml:space="preserve"> for a chatbot adds to the study of lightweight AI in web applications. These contributions enrich the academic community, particularly for degree programs focused on practical technology solutions.</w:t>
      </w:r>
    </w:p>
    <w:p w14:paraId="5F55E892" w14:textId="77777777" w:rsidR="00A670AA" w:rsidRPr="00A670AA" w:rsidRDefault="00A670AA" w:rsidP="00A670AA">
      <w:pPr>
        <w:spacing w:before="24" w:after="24" w:line="276" w:lineRule="auto"/>
        <w:rPr>
          <w:rFonts w:ascii="Times New Roman" w:eastAsia="Calibri" w:hAnsi="Times New Roman" w:cs="Times New Roman"/>
        </w:rPr>
      </w:pPr>
    </w:p>
    <w:p w14:paraId="7DC80F1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academic impact highlights our technical expertise, offering a foundation for future research and inspiring scalable, cost-effective systems for community events.</w:t>
      </w:r>
    </w:p>
    <w:p w14:paraId="7EF7CE5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03B358CB" w14:textId="77777777" w:rsidR="00A670AA" w:rsidRPr="00A670AA" w:rsidRDefault="00A670AA" w:rsidP="00A670AA">
      <w:pPr>
        <w:spacing w:before="24" w:after="24" w:line="276" w:lineRule="auto"/>
        <w:rPr>
          <w:rFonts w:ascii="Times New Roman" w:eastAsia="Calibri" w:hAnsi="Times New Roman" w:cs="Times New Roman"/>
          <w:b/>
          <w:bCs/>
        </w:rPr>
      </w:pPr>
    </w:p>
    <w:p w14:paraId="126202FF"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6.4 Practical Contributions</w:t>
      </w:r>
    </w:p>
    <w:p w14:paraId="55199A4C" w14:textId="77777777" w:rsidR="00A670AA" w:rsidRPr="00A670AA" w:rsidRDefault="00A670AA" w:rsidP="00A670AA">
      <w:pPr>
        <w:spacing w:before="24" w:after="24" w:line="276" w:lineRule="auto"/>
        <w:rPr>
          <w:rFonts w:ascii="Times New Roman" w:eastAsia="Calibri" w:hAnsi="Times New Roman" w:cs="Times New Roman"/>
        </w:rPr>
      </w:pPr>
    </w:p>
    <w:p w14:paraId="52412F26" w14:textId="77777777" w:rsidR="00A670AA" w:rsidRPr="00A670AA" w:rsidRDefault="00A670AA" w:rsidP="00A670AA">
      <w:pPr>
        <w:spacing w:before="24" w:after="24" w:line="276" w:lineRule="auto"/>
        <w:rPr>
          <w:rFonts w:ascii="Times New Roman" w:eastAsia="Calibri" w:hAnsi="Times New Roman" w:cs="Times New Roman"/>
        </w:rPr>
      </w:pPr>
    </w:p>
    <w:p w14:paraId="29BAA0F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completed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offers practical contributions to community event management. Hosted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it provides a free, scalable platform that enables small organizations to digitize bookings, reducing manual effort. The </w:t>
      </w:r>
      <w:r w:rsidRPr="00A670AA">
        <w:rPr>
          <w:rFonts w:ascii="Times New Roman" w:hAnsi="Times New Roman" w:cs="Times New Roman"/>
          <w:b/>
          <w:bCs/>
        </w:rPr>
        <w:t>QR Code Integration</w:t>
      </w:r>
      <w:r w:rsidRPr="00A670AA">
        <w:rPr>
          <w:rFonts w:ascii="Times New Roman" w:hAnsi="Times New Roman" w:cs="Times New Roman"/>
        </w:rPr>
        <w:t xml:space="preserve"> module, generating and verifying codes in 200ms, streamlines check-ins for events like workshops, saving time for organizers.</w:t>
      </w:r>
    </w:p>
    <w:p w14:paraId="77BE0D9A" w14:textId="77777777" w:rsidR="00A670AA" w:rsidRPr="00A670AA" w:rsidRDefault="00A670AA" w:rsidP="00A670AA">
      <w:pPr>
        <w:spacing w:before="24" w:after="24" w:line="276" w:lineRule="auto"/>
        <w:rPr>
          <w:rFonts w:ascii="Times New Roman" w:eastAsia="Calibri" w:hAnsi="Times New Roman" w:cs="Times New Roman"/>
          <w:b/>
          <w:bCs/>
        </w:rPr>
      </w:pPr>
    </w:p>
    <w:p w14:paraId="511CC00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Mayank’s</w:t>
      </w:r>
      <w:r w:rsidRPr="00A670AA">
        <w:rPr>
          <w:rFonts w:ascii="Times New Roman" w:hAnsi="Times New Roman" w:cs="Times New Roman"/>
        </w:rPr>
        <w:t xml:space="preserve"> </w:t>
      </w:r>
      <w:r w:rsidRPr="00A670AA">
        <w:rPr>
          <w:rFonts w:ascii="Times New Roman" w:hAnsi="Times New Roman" w:cs="Times New Roman"/>
          <w:b/>
          <w:bCs/>
        </w:rPr>
        <w:t>Progressive Web App (PWA)</w:t>
      </w:r>
      <w:r w:rsidRPr="00A670AA">
        <w:rPr>
          <w:rFonts w:ascii="Times New Roman" w:hAnsi="Times New Roman" w:cs="Times New Roman"/>
        </w:rPr>
        <w:t xml:space="preserve"> ensures attendees access </w:t>
      </w:r>
      <w:r w:rsidRPr="00A670AA">
        <w:rPr>
          <w:rFonts w:ascii="Times New Roman" w:hAnsi="Times New Roman" w:cs="Times New Roman"/>
          <w:b/>
          <w:bCs/>
        </w:rPr>
        <w:t>QR codes</w:t>
      </w:r>
      <w:r w:rsidRPr="00A670AA">
        <w:rPr>
          <w:rFonts w:ascii="Times New Roman" w:hAnsi="Times New Roman" w:cs="Times New Roman"/>
        </w:rPr>
        <w:t xml:space="preserve"> offline, addressing connectivity issues in rural or crowded venues, while </w:t>
      </w:r>
      <w:r w:rsidRPr="00A670AA">
        <w:rPr>
          <w:rFonts w:ascii="Times New Roman" w:hAnsi="Times New Roman" w:cs="Times New Roman"/>
          <w:b/>
          <w:bCs/>
        </w:rPr>
        <w:t>Socket.io</w:t>
      </w:r>
      <w:r w:rsidRPr="00A670AA">
        <w:rPr>
          <w:rFonts w:ascii="Times New Roman" w:hAnsi="Times New Roman" w:cs="Times New Roman"/>
        </w:rPr>
        <w:t xml:space="preserve"> delivers 500ms real-time updates to organizers, improving decision-making.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TensorFlow.js</w:t>
      </w:r>
      <w:r w:rsidRPr="00A670AA">
        <w:rPr>
          <w:rFonts w:ascii="Times New Roman" w:hAnsi="Times New Roman" w:cs="Times New Roman"/>
        </w:rPr>
        <w:t xml:space="preserve"> recommendations and </w:t>
      </w:r>
      <w:r w:rsidRPr="00A670AA">
        <w:rPr>
          <w:rFonts w:ascii="Times New Roman" w:hAnsi="Times New Roman" w:cs="Times New Roman"/>
          <w:b/>
          <w:bCs/>
        </w:rPr>
        <w:t>Brain.js</w:t>
      </w:r>
      <w:r w:rsidRPr="00A670AA">
        <w:rPr>
          <w:rFonts w:ascii="Times New Roman" w:hAnsi="Times New Roman" w:cs="Times New Roman"/>
        </w:rPr>
        <w:t xml:space="preserve"> chatbot enhance user engagement, offering personalized event suggestions and instant query resolution in 250ms and 200ms, respectively. </w:t>
      </w:r>
      <w:proofErr w:type="spellStart"/>
      <w:r w:rsidRPr="00A670AA">
        <w:rPr>
          <w:rFonts w:ascii="Times New Roman" w:hAnsi="Times New Roman" w:cs="Times New Roman"/>
          <w:b/>
          <w:bCs/>
        </w:rPr>
        <w:t>Deepraj’s</w:t>
      </w:r>
      <w:proofErr w:type="spellEnd"/>
      <w:r w:rsidRPr="00A670AA">
        <w:rPr>
          <w:rFonts w:ascii="Times New Roman" w:hAnsi="Times New Roman" w:cs="Times New Roman"/>
        </w:rPr>
        <w:t xml:space="preserve"> </w:t>
      </w:r>
      <w:r w:rsidRPr="00A670AA">
        <w:rPr>
          <w:rFonts w:ascii="Times New Roman" w:hAnsi="Times New Roman" w:cs="Times New Roman"/>
          <w:b/>
          <w:bCs/>
        </w:rPr>
        <w:t>JWT</w:t>
      </w:r>
      <w:r w:rsidRPr="00A670AA">
        <w:rPr>
          <w:rFonts w:ascii="Times New Roman" w:hAnsi="Times New Roman" w:cs="Times New Roman"/>
        </w:rPr>
        <w:t xml:space="preserve"> security prevents unauthorized access, ensuring trust for 1000 users.</w:t>
      </w:r>
    </w:p>
    <w:p w14:paraId="56FFF31C" w14:textId="77777777" w:rsidR="00A670AA" w:rsidRPr="00A670AA" w:rsidRDefault="00A670AA" w:rsidP="00A670AA">
      <w:pPr>
        <w:spacing w:before="24" w:after="24" w:line="276" w:lineRule="auto"/>
        <w:rPr>
          <w:rFonts w:ascii="Times New Roman" w:eastAsia="Calibri" w:hAnsi="Times New Roman" w:cs="Times New Roman"/>
          <w:b/>
          <w:bCs/>
        </w:rPr>
      </w:pPr>
    </w:p>
    <w:p w14:paraId="341E4AD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Kishan’s</w:t>
      </w:r>
      <w:r w:rsidRPr="00A670AA">
        <w:rPr>
          <w:rFonts w:ascii="Times New Roman" w:hAnsi="Times New Roman" w:cs="Times New Roman"/>
        </w:rPr>
        <w:t xml:space="preserve"> </w:t>
      </w:r>
      <w:r w:rsidRPr="00A670AA">
        <w:rPr>
          <w:rFonts w:ascii="Times New Roman" w:hAnsi="Times New Roman" w:cs="Times New Roman"/>
          <w:b/>
          <w:bCs/>
        </w:rPr>
        <w:t>MongoDB</w:t>
      </w:r>
      <w:r w:rsidRPr="00A670AA">
        <w:rPr>
          <w:rFonts w:ascii="Times New Roman" w:hAnsi="Times New Roman" w:cs="Times New Roman"/>
        </w:rPr>
        <w:t xml:space="preserve"> schemas, optimized for 512 MB, support 5000 bookings, making the system viable for small-scale events without costly infrastructure. These features collectively empower communities to host efficient, secure events, demonstrating real-world utility.</w:t>
      </w:r>
    </w:p>
    <w:p w14:paraId="092A19DD" w14:textId="77777777" w:rsidR="00A670AA" w:rsidRPr="00A670AA" w:rsidRDefault="00A670AA" w:rsidP="00A670AA">
      <w:pPr>
        <w:spacing w:before="24" w:after="24" w:line="276" w:lineRule="auto"/>
        <w:ind w:firstLine="630"/>
        <w:jc w:val="both"/>
        <w:rPr>
          <w:rFonts w:ascii="Times New Roman" w:hAnsi="Times New Roman" w:cs="Times New Roman"/>
        </w:rPr>
      </w:pPr>
    </w:p>
    <w:p w14:paraId="2F2EDB26"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practical impact showcases our technical expertise for our degree program, delivering a system that meets immediate needs and supports future enhancements like payment gateways.</w:t>
      </w:r>
    </w:p>
    <w:p w14:paraId="339A0C8F"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37E095ED"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6.5 Recommendations</w:t>
      </w:r>
    </w:p>
    <w:p w14:paraId="3DE485FB" w14:textId="77777777" w:rsidR="00A670AA" w:rsidRPr="00A670AA" w:rsidRDefault="00A670AA" w:rsidP="00A670AA">
      <w:pPr>
        <w:spacing w:before="24" w:after="24" w:line="276" w:lineRule="auto"/>
        <w:rPr>
          <w:rFonts w:ascii="Times New Roman" w:eastAsia="Calibri" w:hAnsi="Times New Roman" w:cs="Times New Roman"/>
        </w:rPr>
      </w:pPr>
    </w:p>
    <w:p w14:paraId="02F4C2B5" w14:textId="77777777" w:rsidR="00A670AA" w:rsidRPr="00A670AA" w:rsidRDefault="00A670AA" w:rsidP="00A670AA">
      <w:pPr>
        <w:spacing w:before="24" w:after="24" w:line="276" w:lineRule="auto"/>
        <w:rPr>
          <w:rFonts w:ascii="Times New Roman" w:eastAsia="Calibri" w:hAnsi="Times New Roman" w:cs="Times New Roman"/>
        </w:rPr>
      </w:pPr>
    </w:p>
    <w:p w14:paraId="02DE490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To maximize the </w:t>
      </w:r>
      <w:r w:rsidRPr="00A670AA">
        <w:rPr>
          <w:rFonts w:ascii="Times New Roman" w:hAnsi="Times New Roman" w:cs="Times New Roman"/>
          <w:b/>
          <w:bCs/>
        </w:rPr>
        <w:t>Event Booking &amp; Management System’s</w:t>
      </w:r>
      <w:r w:rsidRPr="00A670AA">
        <w:rPr>
          <w:rFonts w:ascii="Times New Roman" w:hAnsi="Times New Roman" w:cs="Times New Roman"/>
        </w:rPr>
        <w:t xml:space="preserve"> potential,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we recommend several enhancements. </w:t>
      </w:r>
      <w:r w:rsidRPr="00A670AA">
        <w:rPr>
          <w:rFonts w:ascii="Times New Roman" w:hAnsi="Times New Roman" w:cs="Times New Roman"/>
          <w:b/>
          <w:bCs/>
        </w:rPr>
        <w:t>Kishan</w:t>
      </w:r>
      <w:r w:rsidRPr="00A670AA">
        <w:rPr>
          <w:rFonts w:ascii="Times New Roman" w:hAnsi="Times New Roman" w:cs="Times New Roman"/>
        </w:rPr>
        <w:t xml:space="preserve"> should explore </w:t>
      </w:r>
      <w:r w:rsidRPr="00A670AA">
        <w:rPr>
          <w:rFonts w:ascii="Times New Roman" w:hAnsi="Times New Roman" w:cs="Times New Roman"/>
          <w:b/>
          <w:bCs/>
        </w:rPr>
        <w:t>MongoDB Atlas’s</w:t>
      </w:r>
      <w:r w:rsidRPr="00A670AA">
        <w:rPr>
          <w:rFonts w:ascii="Times New Roman" w:hAnsi="Times New Roman" w:cs="Times New Roman"/>
        </w:rPr>
        <w:t xml:space="preserve"> paid tiers to expand storage beyond 512 MB, supporting larger events with analytics for attendee patterns. </w:t>
      </w:r>
      <w:r w:rsidRPr="00A670AA">
        <w:rPr>
          <w:rFonts w:ascii="Times New Roman" w:hAnsi="Times New Roman" w:cs="Times New Roman"/>
          <w:b/>
          <w:bCs/>
        </w:rPr>
        <w:t>Ishu</w:t>
      </w:r>
      <w:r w:rsidRPr="00A670AA">
        <w:rPr>
          <w:rFonts w:ascii="Times New Roman" w:hAnsi="Times New Roman" w:cs="Times New Roman"/>
        </w:rPr>
        <w:t xml:space="preserve"> could enhance </w:t>
      </w:r>
      <w:r w:rsidRPr="00A670AA">
        <w:rPr>
          <w:rFonts w:ascii="Times New Roman" w:hAnsi="Times New Roman" w:cs="Times New Roman"/>
          <w:b/>
          <w:bCs/>
        </w:rPr>
        <w:t>TensorFlow.js</w:t>
      </w:r>
      <w:r w:rsidRPr="00A670AA">
        <w:rPr>
          <w:rFonts w:ascii="Times New Roman" w:hAnsi="Times New Roman" w:cs="Times New Roman"/>
        </w:rPr>
        <w:t xml:space="preserve"> recommendations by integrating real-world data, aiming for 90% accuracy, and add real-time training for dynamic suggestions.</w:t>
      </w:r>
    </w:p>
    <w:p w14:paraId="24A4A95A" w14:textId="77777777" w:rsidR="00A670AA" w:rsidRPr="00A670AA" w:rsidRDefault="00A670AA" w:rsidP="00A670AA">
      <w:pPr>
        <w:spacing w:before="24" w:after="24" w:line="276" w:lineRule="auto"/>
        <w:rPr>
          <w:rFonts w:ascii="Times New Roman" w:eastAsia="Calibri" w:hAnsi="Times New Roman" w:cs="Times New Roman"/>
          <w:b/>
          <w:bCs/>
        </w:rPr>
      </w:pPr>
    </w:p>
    <w:p w14:paraId="5C01AC51"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Mayank</w:t>
      </w:r>
      <w:r w:rsidRPr="00A670AA">
        <w:rPr>
          <w:rFonts w:ascii="Times New Roman" w:hAnsi="Times New Roman" w:cs="Times New Roman"/>
        </w:rPr>
        <w:t xml:space="preserve"> should implement offline booking queues in the </w:t>
      </w:r>
      <w:r w:rsidRPr="00A670AA">
        <w:rPr>
          <w:rFonts w:ascii="Times New Roman" w:hAnsi="Times New Roman" w:cs="Times New Roman"/>
          <w:b/>
          <w:bCs/>
        </w:rPr>
        <w:t>Progressive Web App (PWA)</w:t>
      </w:r>
      <w:r w:rsidRPr="00A670AA">
        <w:rPr>
          <w:rFonts w:ascii="Times New Roman" w:hAnsi="Times New Roman" w:cs="Times New Roman"/>
        </w:rPr>
        <w:t xml:space="preserve">, syncing data upon reconnection, improving usability in no-network scenarios.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should incorporate two-factor authentication and biometric logins to bolster </w:t>
      </w:r>
      <w:r w:rsidRPr="00A670AA">
        <w:rPr>
          <w:rFonts w:ascii="Times New Roman" w:hAnsi="Times New Roman" w:cs="Times New Roman"/>
          <w:b/>
          <w:bCs/>
        </w:rPr>
        <w:t>JWT</w:t>
      </w:r>
      <w:r w:rsidRPr="00A670AA">
        <w:rPr>
          <w:rFonts w:ascii="Times New Roman" w:hAnsi="Times New Roman" w:cs="Times New Roman"/>
        </w:rPr>
        <w:t xml:space="preserve"> security, enhancing trust for community events. </w:t>
      </w:r>
      <w:r w:rsidRPr="00A670AA">
        <w:rPr>
          <w:rFonts w:ascii="Times New Roman" w:hAnsi="Times New Roman" w:cs="Times New Roman"/>
          <w:b/>
          <w:bCs/>
        </w:rPr>
        <w:t>Ishu’s</w:t>
      </w:r>
      <w:r w:rsidRPr="00A670AA">
        <w:rPr>
          <w:rFonts w:ascii="Times New Roman" w:hAnsi="Times New Roman" w:cs="Times New Roman"/>
        </w:rPr>
        <w:t xml:space="preserve"> </w:t>
      </w:r>
      <w:r w:rsidRPr="00A670AA">
        <w:rPr>
          <w:rFonts w:ascii="Times New Roman" w:hAnsi="Times New Roman" w:cs="Times New Roman"/>
          <w:b/>
          <w:bCs/>
        </w:rPr>
        <w:t>Socket.io</w:t>
      </w:r>
      <w:r w:rsidRPr="00A670AA">
        <w:rPr>
          <w:rFonts w:ascii="Times New Roman" w:hAnsi="Times New Roman" w:cs="Times New Roman"/>
        </w:rPr>
        <w:t xml:space="preserve"> could support live video streams for virtual events, leveraging </w:t>
      </w:r>
      <w:r w:rsidRPr="00A670AA">
        <w:rPr>
          <w:rFonts w:ascii="Times New Roman" w:hAnsi="Times New Roman" w:cs="Times New Roman"/>
          <w:b/>
          <w:bCs/>
        </w:rPr>
        <w:t>Render’s</w:t>
      </w:r>
      <w:r w:rsidRPr="00A670AA">
        <w:rPr>
          <w:rFonts w:ascii="Times New Roman" w:hAnsi="Times New Roman" w:cs="Times New Roman"/>
        </w:rPr>
        <w:t xml:space="preserve"> paid plans to eliminate sleep mode.</w:t>
      </w:r>
    </w:p>
    <w:p w14:paraId="473C94B0" w14:textId="77777777" w:rsidR="00A670AA" w:rsidRPr="00A670AA" w:rsidRDefault="00A670AA" w:rsidP="00A670AA">
      <w:pPr>
        <w:spacing w:before="24" w:after="24" w:line="276" w:lineRule="auto"/>
        <w:rPr>
          <w:rFonts w:ascii="Times New Roman" w:eastAsia="Calibri" w:hAnsi="Times New Roman" w:cs="Times New Roman"/>
        </w:rPr>
      </w:pPr>
    </w:p>
    <w:p w14:paraId="7A21080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We also recommend adding payment gateways for ticket purchases and customizable dashboards, enabling organizers to tailor interfaces. These upgrades, feasible with a longer timeline and budget, align with the system’s modular design. For future teams, we suggest early planning to mitigate free-tier constraints and regular backups to ensure data integrity.</w:t>
      </w:r>
    </w:p>
    <w:p w14:paraId="603E5B3F" w14:textId="77777777" w:rsidR="00A670AA" w:rsidRPr="00A670AA" w:rsidRDefault="00A670AA" w:rsidP="00A670AA">
      <w:pPr>
        <w:spacing w:before="24" w:after="24" w:line="276" w:lineRule="auto"/>
        <w:ind w:firstLine="630"/>
        <w:jc w:val="both"/>
        <w:rPr>
          <w:rFonts w:ascii="Times New Roman" w:hAnsi="Times New Roman" w:cs="Times New Roman"/>
        </w:rPr>
      </w:pPr>
    </w:p>
    <w:p w14:paraId="533F643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These recommendations position the system for broader adoption, showcasing our technical expertise for our degree program and ensuring long-term impact.</w:t>
      </w:r>
    </w:p>
    <w:p w14:paraId="41F47423"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5A183A9B" w14:textId="77777777" w:rsidR="00A670AA" w:rsidRPr="00A670AA" w:rsidRDefault="00A670AA" w:rsidP="00A670AA">
      <w:pPr>
        <w:spacing w:before="1400" w:after="24" w:line="276" w:lineRule="auto"/>
        <w:jc w:val="center"/>
        <w:rPr>
          <w:rFonts w:ascii="Times New Roman" w:eastAsia="Calibri" w:hAnsi="Times New Roman" w:cs="Times New Roman"/>
          <w:b/>
          <w:bCs/>
        </w:rPr>
      </w:pPr>
    </w:p>
    <w:p w14:paraId="6E8D289E"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7: REFERENCES AND APPENDICES</w:t>
      </w:r>
    </w:p>
    <w:p w14:paraId="385C2D36"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433F352D"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6AE7E0E7" w14:textId="77777777" w:rsidR="00A670AA" w:rsidRPr="00A670AA" w:rsidRDefault="00A670AA" w:rsidP="00A670AA">
      <w:pPr>
        <w:spacing w:before="24" w:after="24" w:line="276" w:lineRule="auto"/>
        <w:jc w:val="center"/>
        <w:rPr>
          <w:rFonts w:ascii="Times New Roman" w:eastAsia="Calibri" w:hAnsi="Times New Roman" w:cs="Times New Roman"/>
          <w:b/>
          <w:bCs/>
        </w:rPr>
      </w:pPr>
    </w:p>
    <w:p w14:paraId="5CABEACA"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t>7.1 References</w:t>
      </w:r>
    </w:p>
    <w:p w14:paraId="4A5B1E60" w14:textId="77777777" w:rsidR="00A670AA" w:rsidRPr="00A670AA" w:rsidRDefault="00A670AA" w:rsidP="00A670AA">
      <w:pPr>
        <w:spacing w:before="24" w:after="24" w:line="276" w:lineRule="auto"/>
        <w:rPr>
          <w:rFonts w:ascii="Times New Roman" w:eastAsia="Calibri" w:hAnsi="Times New Roman" w:cs="Times New Roman"/>
          <w:b/>
          <w:bCs/>
        </w:rPr>
      </w:pPr>
    </w:p>
    <w:p w14:paraId="24A91E4C" w14:textId="77777777" w:rsidR="00A670AA" w:rsidRPr="00A670AA" w:rsidRDefault="00A670AA" w:rsidP="00A670AA">
      <w:pPr>
        <w:spacing w:before="24" w:after="24" w:line="276" w:lineRule="auto"/>
        <w:rPr>
          <w:rFonts w:ascii="Times New Roman" w:eastAsia="Calibri" w:hAnsi="Times New Roman" w:cs="Times New Roman"/>
          <w:b/>
          <w:bCs/>
        </w:rPr>
      </w:pPr>
    </w:p>
    <w:p w14:paraId="06FBFFC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project,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relied on various resources to guide its design and implementation. Below is a list of references used, formatted per AKTU guidelines, ensuring academic integrity for our degree program. These sources informed the technical setup, free hosting optimizations, and module development, including </w:t>
      </w:r>
      <w:r w:rsidRPr="00A670AA">
        <w:rPr>
          <w:rFonts w:ascii="Times New Roman" w:hAnsi="Times New Roman" w:cs="Times New Roman"/>
          <w:b/>
          <w:bCs/>
        </w:rPr>
        <w:t>QR Code Integration</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w:t>
      </w:r>
    </w:p>
    <w:p w14:paraId="0C908203" w14:textId="77777777" w:rsidR="00A670AA" w:rsidRPr="00A670AA" w:rsidRDefault="00A670AA" w:rsidP="00A670AA">
      <w:pPr>
        <w:spacing w:before="24" w:after="24" w:line="276" w:lineRule="auto"/>
        <w:ind w:firstLine="630"/>
        <w:jc w:val="both"/>
        <w:rPr>
          <w:rFonts w:ascii="Times New Roman" w:hAnsi="Times New Roman" w:cs="Times New Roman"/>
        </w:rPr>
      </w:pPr>
    </w:p>
    <w:p w14:paraId="1ED86537" w14:textId="77777777" w:rsidR="00A670AA" w:rsidRPr="00A670AA" w:rsidRDefault="00A670AA" w:rsidP="00A670AA">
      <w:pPr>
        <w:numPr>
          <w:ilvl w:val="0"/>
          <w:numId w:val="9"/>
        </w:numPr>
        <w:spacing w:before="24" w:after="24" w:line="276" w:lineRule="auto"/>
        <w:rPr>
          <w:rFonts w:ascii="Times New Roman" w:eastAsia="Calibri" w:hAnsi="Times New Roman" w:cs="Times New Roman"/>
        </w:rPr>
      </w:pPr>
      <w:proofErr w:type="spellStart"/>
      <w:r w:rsidRPr="00A670AA">
        <w:rPr>
          <w:rFonts w:ascii="Times New Roman" w:eastAsia="Calibri" w:hAnsi="Times New Roman" w:cs="Times New Roman"/>
        </w:rPr>
        <w:t>Vercel</w:t>
      </w:r>
      <w:proofErr w:type="spellEnd"/>
      <w:r w:rsidRPr="00A670AA">
        <w:rPr>
          <w:rFonts w:ascii="Times New Roman" w:eastAsia="Calibri" w:hAnsi="Times New Roman" w:cs="Times New Roman"/>
        </w:rPr>
        <w:t xml:space="preserve"> Documentation. (2024). </w:t>
      </w:r>
      <w:proofErr w:type="spellStart"/>
      <w:r w:rsidRPr="00A670AA">
        <w:rPr>
          <w:rFonts w:ascii="Times New Roman" w:eastAsia="Calibri" w:hAnsi="Times New Roman" w:cs="Times New Roman"/>
          <w:i/>
          <w:iCs/>
        </w:rPr>
        <w:t>Vercel</w:t>
      </w:r>
      <w:proofErr w:type="spellEnd"/>
      <w:r w:rsidRPr="00A670AA">
        <w:rPr>
          <w:rFonts w:ascii="Times New Roman" w:eastAsia="Calibri" w:hAnsi="Times New Roman" w:cs="Times New Roman"/>
          <w:i/>
          <w:iCs/>
        </w:rPr>
        <w:t xml:space="preserve"> Platform Overview</w:t>
      </w:r>
      <w:r w:rsidRPr="00A670AA">
        <w:rPr>
          <w:rFonts w:ascii="Times New Roman" w:eastAsia="Calibri" w:hAnsi="Times New Roman" w:cs="Times New Roman"/>
        </w:rPr>
        <w:t xml:space="preserve">. Available at: </w:t>
      </w:r>
      <w:hyperlink r:id="rId16" w:history="1">
        <w:r w:rsidRPr="00A670AA">
          <w:rPr>
            <w:rFonts w:ascii="Times New Roman" w:eastAsia="Calibri" w:hAnsi="Times New Roman" w:cs="Times New Roman"/>
            <w:color w:val="0563C1" w:themeColor="hyperlink"/>
            <w:u w:val="single"/>
          </w:rPr>
          <w:t>https://vercel.com/docs</w:t>
        </w:r>
      </w:hyperlink>
      <w:r w:rsidRPr="00A670AA">
        <w:rPr>
          <w:rFonts w:ascii="Times New Roman" w:eastAsia="Calibri" w:hAnsi="Times New Roman" w:cs="Times New Roman"/>
        </w:rPr>
        <w:t xml:space="preserve">. </w:t>
      </w:r>
    </w:p>
    <w:p w14:paraId="6EAFA454" w14:textId="77777777" w:rsidR="00A670AA" w:rsidRPr="00A670AA" w:rsidRDefault="00A670AA" w:rsidP="00A670AA">
      <w:pPr>
        <w:numPr>
          <w:ilvl w:val="1"/>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Used for configuring the </w:t>
      </w:r>
      <w:r w:rsidRPr="00A670AA">
        <w:rPr>
          <w:rFonts w:ascii="Times New Roman" w:eastAsia="Calibri" w:hAnsi="Times New Roman" w:cs="Times New Roman"/>
          <w:b/>
          <w:bCs/>
        </w:rPr>
        <w:t>React</w:t>
      </w:r>
      <w:r w:rsidRPr="00A670AA">
        <w:rPr>
          <w:rFonts w:ascii="Times New Roman" w:eastAsia="Calibri" w:hAnsi="Times New Roman" w:cs="Times New Roman"/>
        </w:rPr>
        <w:t xml:space="preserve"> frontend and understanding </w:t>
      </w:r>
      <w:proofErr w:type="spellStart"/>
      <w:r w:rsidRPr="00A670AA">
        <w:rPr>
          <w:rFonts w:ascii="Times New Roman" w:eastAsia="Calibri" w:hAnsi="Times New Roman" w:cs="Times New Roman"/>
          <w:b/>
          <w:bCs/>
        </w:rPr>
        <w:t>Vercel’s</w:t>
      </w:r>
      <w:proofErr w:type="spellEnd"/>
      <w:r w:rsidRPr="00A670AA">
        <w:rPr>
          <w:rFonts w:ascii="Times New Roman" w:eastAsia="Calibri" w:hAnsi="Times New Roman" w:cs="Times New Roman"/>
        </w:rPr>
        <w:t xml:space="preserve"> 100 GB bandwidth limits for the </w:t>
      </w:r>
      <w:r w:rsidRPr="00A670AA">
        <w:rPr>
          <w:rFonts w:ascii="Times New Roman" w:eastAsia="Calibri" w:hAnsi="Times New Roman" w:cs="Times New Roman"/>
          <w:b/>
          <w:bCs/>
        </w:rPr>
        <w:t>Progressive Web App (PWA)</w:t>
      </w:r>
      <w:r w:rsidRPr="00A670AA">
        <w:rPr>
          <w:rFonts w:ascii="Times New Roman" w:eastAsia="Calibri" w:hAnsi="Times New Roman" w:cs="Times New Roman"/>
        </w:rPr>
        <w:t>.</w:t>
      </w:r>
    </w:p>
    <w:p w14:paraId="634010F1" w14:textId="77777777" w:rsidR="00A670AA" w:rsidRPr="00A670AA" w:rsidRDefault="00A670AA" w:rsidP="00A670AA">
      <w:pPr>
        <w:numPr>
          <w:ilvl w:val="0"/>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Render Documentation. (2024). </w:t>
      </w:r>
      <w:r w:rsidRPr="00A670AA">
        <w:rPr>
          <w:rFonts w:ascii="Times New Roman" w:eastAsia="Calibri" w:hAnsi="Times New Roman" w:cs="Times New Roman"/>
          <w:i/>
          <w:iCs/>
        </w:rPr>
        <w:t>Getting Started with Render</w:t>
      </w:r>
      <w:r w:rsidRPr="00A670AA">
        <w:rPr>
          <w:rFonts w:ascii="Times New Roman" w:eastAsia="Calibri" w:hAnsi="Times New Roman" w:cs="Times New Roman"/>
        </w:rPr>
        <w:t xml:space="preserve">. Available at: </w:t>
      </w:r>
      <w:hyperlink r:id="rId17" w:history="1">
        <w:r w:rsidRPr="00A670AA">
          <w:rPr>
            <w:rFonts w:ascii="Times New Roman" w:eastAsia="Calibri" w:hAnsi="Times New Roman" w:cs="Times New Roman"/>
            <w:color w:val="0563C1" w:themeColor="hyperlink"/>
            <w:u w:val="single"/>
          </w:rPr>
          <w:t>https://render.com/docs</w:t>
        </w:r>
      </w:hyperlink>
      <w:r w:rsidRPr="00A670AA">
        <w:rPr>
          <w:rFonts w:ascii="Times New Roman" w:eastAsia="Calibri" w:hAnsi="Times New Roman" w:cs="Times New Roman"/>
        </w:rPr>
        <w:t xml:space="preserve">. </w:t>
      </w:r>
    </w:p>
    <w:p w14:paraId="2BD6D315" w14:textId="77777777" w:rsidR="00A670AA" w:rsidRPr="00A670AA" w:rsidRDefault="00A670AA" w:rsidP="00A670AA">
      <w:pPr>
        <w:numPr>
          <w:ilvl w:val="1"/>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Guided </w:t>
      </w:r>
      <w:r w:rsidRPr="00A670AA">
        <w:rPr>
          <w:rFonts w:ascii="Times New Roman" w:eastAsia="Calibri" w:hAnsi="Times New Roman" w:cs="Times New Roman"/>
          <w:b/>
          <w:bCs/>
        </w:rPr>
        <w:t>Node.js</w:t>
      </w:r>
      <w:r w:rsidRPr="00A670AA">
        <w:rPr>
          <w:rFonts w:ascii="Times New Roman" w:eastAsia="Calibri" w:hAnsi="Times New Roman" w:cs="Times New Roman"/>
        </w:rPr>
        <w:t xml:space="preserve"> backend deployment on </w:t>
      </w:r>
      <w:r w:rsidRPr="00A670AA">
        <w:rPr>
          <w:rFonts w:ascii="Times New Roman" w:eastAsia="Calibri" w:hAnsi="Times New Roman" w:cs="Times New Roman"/>
          <w:b/>
          <w:bCs/>
        </w:rPr>
        <w:t>Render</w:t>
      </w:r>
      <w:r w:rsidRPr="00A670AA">
        <w:rPr>
          <w:rFonts w:ascii="Times New Roman" w:eastAsia="Calibri" w:hAnsi="Times New Roman" w:cs="Times New Roman"/>
        </w:rPr>
        <w:t xml:space="preserve">, including </w:t>
      </w:r>
      <w:proofErr w:type="spellStart"/>
      <w:r w:rsidRPr="00A670AA">
        <w:rPr>
          <w:rFonts w:ascii="Times New Roman" w:eastAsia="Calibri" w:hAnsi="Times New Roman" w:cs="Times New Roman"/>
        </w:rPr>
        <w:t>cron</w:t>
      </w:r>
      <w:proofErr w:type="spellEnd"/>
      <w:r w:rsidRPr="00A670AA">
        <w:rPr>
          <w:rFonts w:ascii="Times New Roman" w:eastAsia="Calibri" w:hAnsi="Times New Roman" w:cs="Times New Roman"/>
        </w:rPr>
        <w:t xml:space="preserve"> job setup to mitigate sleep mode for </w:t>
      </w:r>
      <w:r w:rsidRPr="00A670AA">
        <w:rPr>
          <w:rFonts w:ascii="Times New Roman" w:eastAsia="Calibri" w:hAnsi="Times New Roman" w:cs="Times New Roman"/>
          <w:b/>
          <w:bCs/>
        </w:rPr>
        <w:t>Socket.io</w:t>
      </w:r>
      <w:r w:rsidRPr="00A670AA">
        <w:rPr>
          <w:rFonts w:ascii="Times New Roman" w:eastAsia="Calibri" w:hAnsi="Times New Roman" w:cs="Times New Roman"/>
        </w:rPr>
        <w:t>.</w:t>
      </w:r>
    </w:p>
    <w:p w14:paraId="6B6C84D3" w14:textId="77777777" w:rsidR="00A670AA" w:rsidRPr="00A670AA" w:rsidRDefault="00A670AA" w:rsidP="00A670AA">
      <w:pPr>
        <w:numPr>
          <w:ilvl w:val="0"/>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MongoDB Atlas Documentation. (2024). </w:t>
      </w:r>
      <w:r w:rsidRPr="00A670AA">
        <w:rPr>
          <w:rFonts w:ascii="Times New Roman" w:eastAsia="Calibri" w:hAnsi="Times New Roman" w:cs="Times New Roman"/>
          <w:i/>
          <w:iCs/>
        </w:rPr>
        <w:t>MongoDB Atlas Free Tier Guide</w:t>
      </w:r>
      <w:r w:rsidRPr="00A670AA">
        <w:rPr>
          <w:rFonts w:ascii="Times New Roman" w:eastAsia="Calibri" w:hAnsi="Times New Roman" w:cs="Times New Roman"/>
        </w:rPr>
        <w:t xml:space="preserve">. Available at: </w:t>
      </w:r>
      <w:hyperlink r:id="rId18" w:history="1">
        <w:r w:rsidRPr="00A670AA">
          <w:rPr>
            <w:rFonts w:ascii="Times New Roman" w:eastAsia="Calibri" w:hAnsi="Times New Roman" w:cs="Times New Roman"/>
            <w:color w:val="0563C1" w:themeColor="hyperlink"/>
            <w:u w:val="single"/>
          </w:rPr>
          <w:t>https://www.mongodb.com/docs/atlas</w:t>
        </w:r>
      </w:hyperlink>
      <w:r w:rsidRPr="00A670AA">
        <w:rPr>
          <w:rFonts w:ascii="Times New Roman" w:eastAsia="Calibri" w:hAnsi="Times New Roman" w:cs="Times New Roman"/>
        </w:rPr>
        <w:t xml:space="preserve">. </w:t>
      </w:r>
    </w:p>
    <w:p w14:paraId="3D307555" w14:textId="77777777" w:rsidR="00A670AA" w:rsidRPr="00A670AA" w:rsidRDefault="00A670AA" w:rsidP="00A670AA">
      <w:pPr>
        <w:numPr>
          <w:ilvl w:val="1"/>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Informed </w:t>
      </w:r>
      <w:r w:rsidRPr="00A670AA">
        <w:rPr>
          <w:rFonts w:ascii="Times New Roman" w:eastAsia="Calibri" w:hAnsi="Times New Roman" w:cs="Times New Roman"/>
          <w:b/>
          <w:bCs/>
        </w:rPr>
        <w:t>Kishan’s</w:t>
      </w:r>
      <w:r w:rsidRPr="00A670AA">
        <w:rPr>
          <w:rFonts w:ascii="Times New Roman" w:eastAsia="Calibri" w:hAnsi="Times New Roman" w:cs="Times New Roman"/>
        </w:rPr>
        <w:t xml:space="preserve"> database schema design and optimization for 512 MB storage, supporting 5000 bookings.</w:t>
      </w:r>
    </w:p>
    <w:p w14:paraId="07122043" w14:textId="77777777" w:rsidR="00A670AA" w:rsidRPr="00A670AA" w:rsidRDefault="00A670AA" w:rsidP="00A670AA">
      <w:pPr>
        <w:numPr>
          <w:ilvl w:val="0"/>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Express.js Documentation. (2024). </w:t>
      </w:r>
      <w:r w:rsidRPr="00A670AA">
        <w:rPr>
          <w:rFonts w:ascii="Times New Roman" w:eastAsia="Calibri" w:hAnsi="Times New Roman" w:cs="Times New Roman"/>
          <w:i/>
          <w:iCs/>
        </w:rPr>
        <w:t>Express.js API Reference</w:t>
      </w:r>
      <w:r w:rsidRPr="00A670AA">
        <w:rPr>
          <w:rFonts w:ascii="Times New Roman" w:eastAsia="Calibri" w:hAnsi="Times New Roman" w:cs="Times New Roman"/>
        </w:rPr>
        <w:t xml:space="preserve">. Available at: </w:t>
      </w:r>
      <w:hyperlink r:id="rId19" w:history="1">
        <w:r w:rsidRPr="00A670AA">
          <w:rPr>
            <w:rFonts w:ascii="Times New Roman" w:eastAsia="Calibri" w:hAnsi="Times New Roman" w:cs="Times New Roman"/>
            <w:color w:val="0563C1" w:themeColor="hyperlink"/>
            <w:u w:val="single"/>
          </w:rPr>
          <w:t>https://expressjs.com/en/api.html</w:t>
        </w:r>
      </w:hyperlink>
      <w:r w:rsidRPr="00A670AA">
        <w:rPr>
          <w:rFonts w:ascii="Times New Roman" w:eastAsia="Calibri" w:hAnsi="Times New Roman" w:cs="Times New Roman"/>
        </w:rPr>
        <w:t xml:space="preserve">. </w:t>
      </w:r>
    </w:p>
    <w:p w14:paraId="5D6C70C5" w14:textId="77777777" w:rsidR="00A670AA" w:rsidRPr="00A670AA" w:rsidRDefault="00A670AA" w:rsidP="00A670AA">
      <w:pPr>
        <w:numPr>
          <w:ilvl w:val="1"/>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Supported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backend API development, including middleware for </w:t>
      </w:r>
      <w:r w:rsidRPr="00A670AA">
        <w:rPr>
          <w:rFonts w:ascii="Times New Roman" w:eastAsia="Calibri" w:hAnsi="Times New Roman" w:cs="Times New Roman"/>
          <w:b/>
          <w:bCs/>
        </w:rPr>
        <w:t>JWT</w:t>
      </w:r>
      <w:r w:rsidRPr="00A670AA">
        <w:rPr>
          <w:rFonts w:ascii="Times New Roman" w:eastAsia="Calibri" w:hAnsi="Times New Roman" w:cs="Times New Roman"/>
        </w:rPr>
        <w:t xml:space="preserve"> authentication.</w:t>
      </w:r>
    </w:p>
    <w:p w14:paraId="242F2BE1" w14:textId="77777777" w:rsidR="00A670AA" w:rsidRPr="00A670AA" w:rsidRDefault="00A670AA" w:rsidP="00A670AA">
      <w:pPr>
        <w:numPr>
          <w:ilvl w:val="0"/>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TensorFlow.js Documentation. (2024). </w:t>
      </w:r>
      <w:r w:rsidRPr="00A670AA">
        <w:rPr>
          <w:rFonts w:ascii="Times New Roman" w:eastAsia="Calibri" w:hAnsi="Times New Roman" w:cs="Times New Roman"/>
          <w:i/>
          <w:iCs/>
        </w:rPr>
        <w:t>TensorFlow.js Guide</w:t>
      </w:r>
      <w:r w:rsidRPr="00A670AA">
        <w:rPr>
          <w:rFonts w:ascii="Times New Roman" w:eastAsia="Calibri" w:hAnsi="Times New Roman" w:cs="Times New Roman"/>
        </w:rPr>
        <w:t xml:space="preserve">. Available at: </w:t>
      </w:r>
      <w:hyperlink r:id="rId20" w:history="1">
        <w:r w:rsidRPr="00A670AA">
          <w:rPr>
            <w:rFonts w:ascii="Times New Roman" w:eastAsia="Calibri" w:hAnsi="Times New Roman" w:cs="Times New Roman"/>
            <w:color w:val="0563C1" w:themeColor="hyperlink"/>
            <w:u w:val="single"/>
          </w:rPr>
          <w:t>https://www.tensorflow.org/js</w:t>
        </w:r>
      </w:hyperlink>
      <w:r w:rsidRPr="00A670AA">
        <w:rPr>
          <w:rFonts w:ascii="Times New Roman" w:eastAsia="Calibri" w:hAnsi="Times New Roman" w:cs="Times New Roman"/>
        </w:rPr>
        <w:t xml:space="preserve">. </w:t>
      </w:r>
    </w:p>
    <w:p w14:paraId="40B3294F" w14:textId="77777777" w:rsidR="00A670AA" w:rsidRPr="00A670AA" w:rsidRDefault="00A670AA" w:rsidP="00A670AA">
      <w:pPr>
        <w:numPr>
          <w:ilvl w:val="1"/>
          <w:numId w:val="9"/>
        </w:num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Guided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implementation of </w:t>
      </w:r>
      <w:r w:rsidRPr="00A670AA">
        <w:rPr>
          <w:rFonts w:ascii="Times New Roman" w:eastAsia="Calibri" w:hAnsi="Times New Roman" w:cs="Times New Roman"/>
          <w:b/>
          <w:bCs/>
        </w:rPr>
        <w:t>AI Recommendations</w:t>
      </w:r>
      <w:r w:rsidRPr="00A670AA">
        <w:rPr>
          <w:rFonts w:ascii="Times New Roman" w:eastAsia="Calibri" w:hAnsi="Times New Roman" w:cs="Times New Roman"/>
        </w:rPr>
        <w:t xml:space="preserve"> with lightweight models.</w:t>
      </w:r>
    </w:p>
    <w:p w14:paraId="34449BFC"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These references ensured a robust, well-documented system, showcasing our technical expertise for community event management.</w:t>
      </w:r>
    </w:p>
    <w:p w14:paraId="4720D5AF" w14:textId="77777777" w:rsidR="00A670AA" w:rsidRPr="00A670AA" w:rsidRDefault="00A670AA" w:rsidP="00A670AA">
      <w:pPr>
        <w:spacing w:before="24" w:after="24" w:line="276" w:lineRule="auto"/>
        <w:rPr>
          <w:rFonts w:ascii="Times New Roman" w:eastAsia="Calibri" w:hAnsi="Times New Roman" w:cs="Times New Roman"/>
        </w:rPr>
      </w:pPr>
    </w:p>
    <w:p w14:paraId="51B26AD2" w14:textId="77777777" w:rsidR="00A670AA" w:rsidRPr="00A670AA" w:rsidRDefault="00A670AA" w:rsidP="00A670AA">
      <w:pPr>
        <w:spacing w:before="24" w:after="24" w:line="276" w:lineRule="auto"/>
        <w:rPr>
          <w:rFonts w:ascii="Times New Roman" w:eastAsia="Calibri" w:hAnsi="Times New Roman" w:cs="Times New Roman"/>
        </w:rPr>
      </w:pPr>
    </w:p>
    <w:p w14:paraId="44B8E8BC"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7.2 Appendix for Code Snippets</w:t>
      </w:r>
    </w:p>
    <w:p w14:paraId="04C54419" w14:textId="77777777" w:rsidR="00A670AA" w:rsidRPr="00A670AA" w:rsidRDefault="00A670AA" w:rsidP="00A670AA">
      <w:pPr>
        <w:spacing w:before="24" w:after="24" w:line="276" w:lineRule="auto"/>
        <w:rPr>
          <w:rFonts w:ascii="Times New Roman" w:eastAsia="Calibri" w:hAnsi="Times New Roman" w:cs="Times New Roman"/>
        </w:rPr>
      </w:pPr>
    </w:p>
    <w:p w14:paraId="1ED237B8"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appendix provides key code snippets from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to illustrate implementation details for our degree program. These snippets highlight critical functionality across the </w:t>
      </w:r>
      <w:r w:rsidRPr="00A670AA">
        <w:rPr>
          <w:rFonts w:ascii="Times New Roman" w:hAnsi="Times New Roman" w:cs="Times New Roman"/>
          <w:b/>
          <w:bCs/>
        </w:rPr>
        <w:t>MERN stack</w:t>
      </w:r>
      <w:r w:rsidRPr="00A670AA">
        <w:rPr>
          <w:rFonts w:ascii="Times New Roman" w:hAnsi="Times New Roman" w:cs="Times New Roman"/>
        </w:rPr>
        <w:t xml:space="preserve">, including </w:t>
      </w:r>
      <w:r w:rsidRPr="00A670AA">
        <w:rPr>
          <w:rFonts w:ascii="Times New Roman" w:hAnsi="Times New Roman" w:cs="Times New Roman"/>
          <w:b/>
          <w:bCs/>
        </w:rPr>
        <w:t>QR Code Integration</w:t>
      </w:r>
      <w:r w:rsidRPr="00A670AA">
        <w:rPr>
          <w:rFonts w:ascii="Times New Roman" w:hAnsi="Times New Roman" w:cs="Times New Roman"/>
        </w:rPr>
        <w:t xml:space="preserve">, </w:t>
      </w:r>
      <w:r w:rsidRPr="00A670AA">
        <w:rPr>
          <w:rFonts w:ascii="Times New Roman" w:hAnsi="Times New Roman" w:cs="Times New Roman"/>
          <w:b/>
          <w:bCs/>
        </w:rPr>
        <w:t>Real-Time Updates</w:t>
      </w:r>
      <w:r w:rsidRPr="00A670AA">
        <w:rPr>
          <w:rFonts w:ascii="Times New Roman" w:hAnsi="Times New Roman" w:cs="Times New Roman"/>
        </w:rPr>
        <w:t xml:space="preserve">, and </w:t>
      </w:r>
      <w:r w:rsidRPr="00A670AA">
        <w:rPr>
          <w:rFonts w:ascii="Times New Roman" w:hAnsi="Times New Roman" w:cs="Times New Roman"/>
          <w:b/>
          <w:bCs/>
        </w:rPr>
        <w:t>Security &amp; Authentication</w:t>
      </w:r>
      <w:r w:rsidRPr="00A670AA">
        <w:rPr>
          <w:rFonts w:ascii="Times New Roman" w:hAnsi="Times New Roman" w:cs="Times New Roman"/>
        </w:rPr>
        <w:t xml:space="preserve"> modules.</w:t>
      </w:r>
    </w:p>
    <w:p w14:paraId="01B05002" w14:textId="77777777" w:rsidR="00A670AA" w:rsidRPr="00A670AA" w:rsidRDefault="00A670AA" w:rsidP="00A670AA">
      <w:pPr>
        <w:spacing w:before="24" w:after="24" w:line="276" w:lineRule="auto"/>
        <w:rPr>
          <w:rFonts w:ascii="Times New Roman" w:eastAsia="Calibri" w:hAnsi="Times New Roman" w:cs="Times New Roman"/>
          <w:b/>
          <w:bCs/>
        </w:rPr>
      </w:pPr>
    </w:p>
    <w:p w14:paraId="75380CC0" w14:textId="4D126A36" w:rsidR="00A670AA" w:rsidRP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noProof/>
        </w:rPr>
        <w:drawing>
          <wp:inline distT="0" distB="0" distL="0" distR="0" wp14:anchorId="56818A3C" wp14:editId="2BF337E1">
            <wp:extent cx="5405120" cy="4518660"/>
            <wp:effectExtent l="0" t="0" r="5080" b="0"/>
            <wp:docPr id="1099505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5694" name="Picture 1099505694"/>
                    <pic:cNvPicPr/>
                  </pic:nvPicPr>
                  <pic:blipFill>
                    <a:blip r:embed="rId21">
                      <a:extLst>
                        <a:ext uri="{28A0092B-C50C-407E-A947-70E740481C1C}">
                          <a14:useLocalDpi xmlns:a14="http://schemas.microsoft.com/office/drawing/2010/main" val="0"/>
                        </a:ext>
                      </a:extLst>
                    </a:blip>
                    <a:stretch>
                      <a:fillRect/>
                    </a:stretch>
                  </pic:blipFill>
                  <pic:spPr>
                    <a:xfrm>
                      <a:off x="0" y="0"/>
                      <a:ext cx="5405120" cy="4518660"/>
                    </a:xfrm>
                    <a:prstGeom prst="rect">
                      <a:avLst/>
                    </a:prstGeom>
                  </pic:spPr>
                </pic:pic>
              </a:graphicData>
            </a:graphic>
          </wp:inline>
        </w:drawing>
      </w:r>
    </w:p>
    <w:p w14:paraId="425F5F02" w14:textId="77777777" w:rsidR="00500F03" w:rsidRDefault="00500F03" w:rsidP="00A670AA">
      <w:pPr>
        <w:spacing w:before="24" w:after="24" w:line="276" w:lineRule="auto"/>
        <w:rPr>
          <w:rFonts w:ascii="Times New Roman" w:eastAsia="Calibri" w:hAnsi="Times New Roman" w:cs="Times New Roman"/>
        </w:rPr>
      </w:pPr>
    </w:p>
    <w:p w14:paraId="024E2135" w14:textId="27ECCC1E" w:rsid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This code, by </w:t>
      </w:r>
      <w:r w:rsidRPr="00A670AA">
        <w:rPr>
          <w:rFonts w:ascii="Times New Roman" w:eastAsia="Calibri" w:hAnsi="Times New Roman" w:cs="Times New Roman"/>
          <w:b/>
          <w:bCs/>
        </w:rPr>
        <w:t>Ishu</w:t>
      </w:r>
      <w:r w:rsidRPr="00A670AA">
        <w:rPr>
          <w:rFonts w:ascii="Times New Roman" w:eastAsia="Calibri" w:hAnsi="Times New Roman" w:cs="Times New Roman"/>
        </w:rPr>
        <w:t xml:space="preserve">, generates a </w:t>
      </w:r>
      <w:r w:rsidRPr="00A670AA">
        <w:rPr>
          <w:rFonts w:ascii="Times New Roman" w:eastAsia="Calibri" w:hAnsi="Times New Roman" w:cs="Times New Roman"/>
          <w:b/>
          <w:bCs/>
        </w:rPr>
        <w:t>QR code</w:t>
      </w:r>
      <w:r w:rsidRPr="00A670AA">
        <w:rPr>
          <w:rFonts w:ascii="Times New Roman" w:eastAsia="Calibri" w:hAnsi="Times New Roman" w:cs="Times New Roman"/>
        </w:rPr>
        <w:t xml:space="preserve"> for bookings, storing it as a base64 string in </w:t>
      </w:r>
      <w:r w:rsidRPr="00A670AA">
        <w:rPr>
          <w:rFonts w:ascii="Times New Roman" w:eastAsia="Calibri" w:hAnsi="Times New Roman" w:cs="Times New Roman"/>
          <w:b/>
          <w:bCs/>
        </w:rPr>
        <w:t>MongoDB Atlas</w:t>
      </w:r>
      <w:r w:rsidRPr="00A670AA">
        <w:rPr>
          <w:rFonts w:ascii="Times New Roman" w:eastAsia="Calibri" w:hAnsi="Times New Roman" w:cs="Times New Roman"/>
        </w:rPr>
        <w:t>.</w:t>
      </w:r>
    </w:p>
    <w:p w14:paraId="7F4D19A0" w14:textId="77777777" w:rsidR="00500F03" w:rsidRDefault="00500F03" w:rsidP="00A670AA">
      <w:pPr>
        <w:spacing w:before="24" w:after="24" w:line="276" w:lineRule="auto"/>
        <w:rPr>
          <w:rFonts w:ascii="Times New Roman" w:eastAsia="Calibri" w:hAnsi="Times New Roman" w:cs="Times New Roman"/>
        </w:rPr>
      </w:pPr>
    </w:p>
    <w:p w14:paraId="77AAFD67" w14:textId="77777777" w:rsidR="00500F03" w:rsidRDefault="00500F03" w:rsidP="00A670AA">
      <w:pPr>
        <w:spacing w:before="24" w:after="24" w:line="276" w:lineRule="auto"/>
        <w:rPr>
          <w:rFonts w:ascii="Times New Roman" w:eastAsia="Calibri" w:hAnsi="Times New Roman" w:cs="Times New Roman"/>
        </w:rPr>
      </w:pPr>
    </w:p>
    <w:p w14:paraId="1F47DCC1" w14:textId="77777777" w:rsidR="00500F03" w:rsidRDefault="00500F03" w:rsidP="00A670AA">
      <w:pPr>
        <w:spacing w:before="24" w:after="24" w:line="276" w:lineRule="auto"/>
        <w:rPr>
          <w:rFonts w:ascii="Times New Roman" w:eastAsia="Calibri" w:hAnsi="Times New Roman" w:cs="Times New Roman"/>
        </w:rPr>
      </w:pPr>
    </w:p>
    <w:p w14:paraId="6918617D" w14:textId="77777777" w:rsidR="00500F03" w:rsidRDefault="00500F03" w:rsidP="00A670AA">
      <w:pPr>
        <w:spacing w:before="24" w:after="24" w:line="276" w:lineRule="auto"/>
        <w:rPr>
          <w:rFonts w:ascii="Times New Roman" w:eastAsia="Calibri" w:hAnsi="Times New Roman" w:cs="Times New Roman"/>
        </w:rPr>
      </w:pPr>
    </w:p>
    <w:p w14:paraId="0C45C6B2" w14:textId="77777777" w:rsidR="00500F03" w:rsidRDefault="00500F03" w:rsidP="00A670AA">
      <w:pPr>
        <w:spacing w:before="24" w:after="24" w:line="276" w:lineRule="auto"/>
        <w:rPr>
          <w:rFonts w:ascii="Times New Roman" w:eastAsia="Calibri" w:hAnsi="Times New Roman" w:cs="Times New Roman"/>
        </w:rPr>
      </w:pPr>
    </w:p>
    <w:p w14:paraId="32067C33" w14:textId="77777777" w:rsidR="00500F03" w:rsidRDefault="00500F03" w:rsidP="00A670AA">
      <w:pPr>
        <w:spacing w:before="24" w:after="24" w:line="276" w:lineRule="auto"/>
        <w:rPr>
          <w:rFonts w:ascii="Times New Roman" w:eastAsia="Calibri" w:hAnsi="Times New Roman" w:cs="Times New Roman"/>
        </w:rPr>
      </w:pPr>
    </w:p>
    <w:p w14:paraId="0C88BC01" w14:textId="77777777" w:rsidR="00500F03" w:rsidRDefault="00500F03" w:rsidP="00A670AA">
      <w:pPr>
        <w:spacing w:before="24" w:after="24" w:line="276" w:lineRule="auto"/>
        <w:rPr>
          <w:rFonts w:ascii="Times New Roman" w:eastAsia="Calibri" w:hAnsi="Times New Roman" w:cs="Times New Roman"/>
        </w:rPr>
      </w:pPr>
    </w:p>
    <w:p w14:paraId="634CD0C3" w14:textId="77777777" w:rsidR="00500F03" w:rsidRDefault="00500F03" w:rsidP="00A670AA">
      <w:pPr>
        <w:spacing w:before="24" w:after="24" w:line="276" w:lineRule="auto"/>
        <w:rPr>
          <w:rFonts w:ascii="Times New Roman" w:eastAsia="Calibri" w:hAnsi="Times New Roman" w:cs="Times New Roman"/>
        </w:rPr>
      </w:pPr>
    </w:p>
    <w:p w14:paraId="166AAE55" w14:textId="77777777" w:rsidR="00500F03" w:rsidRPr="00A670AA" w:rsidRDefault="00500F03" w:rsidP="00A670AA">
      <w:pPr>
        <w:spacing w:before="24" w:after="24" w:line="276" w:lineRule="auto"/>
        <w:rPr>
          <w:rFonts w:ascii="Times New Roman" w:eastAsia="Calibri" w:hAnsi="Times New Roman" w:cs="Times New Roman"/>
        </w:rPr>
      </w:pPr>
    </w:p>
    <w:p w14:paraId="3F39CFFC" w14:textId="4A35C9FA" w:rsidR="00500F03" w:rsidRDefault="00500F03" w:rsidP="00A670AA">
      <w:pPr>
        <w:spacing w:before="24" w:after="24" w:line="276" w:lineRule="auto"/>
        <w:rPr>
          <w:rFonts w:ascii="Times New Roman" w:eastAsia="Calibri" w:hAnsi="Times New Roman" w:cs="Times New Roman"/>
          <w:b/>
          <w:bCs/>
        </w:rPr>
      </w:pPr>
      <w:r>
        <w:rPr>
          <w:rFonts w:ascii="Times New Roman" w:eastAsia="Calibri" w:hAnsi="Times New Roman" w:cs="Times New Roman"/>
          <w:b/>
          <w:bCs/>
          <w:noProof/>
        </w:rPr>
        <w:drawing>
          <wp:inline distT="0" distB="0" distL="0" distR="0" wp14:anchorId="0C92507E" wp14:editId="160B55EC">
            <wp:extent cx="5405120" cy="5134610"/>
            <wp:effectExtent l="0" t="0" r="5080" b="8890"/>
            <wp:docPr id="12191256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25694" name="Picture 1219125694"/>
                    <pic:cNvPicPr/>
                  </pic:nvPicPr>
                  <pic:blipFill>
                    <a:blip r:embed="rId22">
                      <a:extLst>
                        <a:ext uri="{28A0092B-C50C-407E-A947-70E740481C1C}">
                          <a14:useLocalDpi xmlns:a14="http://schemas.microsoft.com/office/drawing/2010/main" val="0"/>
                        </a:ext>
                      </a:extLst>
                    </a:blip>
                    <a:stretch>
                      <a:fillRect/>
                    </a:stretch>
                  </pic:blipFill>
                  <pic:spPr>
                    <a:xfrm>
                      <a:off x="0" y="0"/>
                      <a:ext cx="5405120" cy="5134610"/>
                    </a:xfrm>
                    <a:prstGeom prst="rect">
                      <a:avLst/>
                    </a:prstGeom>
                  </pic:spPr>
                </pic:pic>
              </a:graphicData>
            </a:graphic>
          </wp:inline>
        </w:drawing>
      </w:r>
    </w:p>
    <w:p w14:paraId="34A6BF93" w14:textId="77777777" w:rsidR="00500F03" w:rsidRDefault="00500F03" w:rsidP="00A670AA">
      <w:pPr>
        <w:spacing w:before="24" w:after="24" w:line="276" w:lineRule="auto"/>
        <w:rPr>
          <w:rFonts w:ascii="Times New Roman" w:eastAsia="Calibri" w:hAnsi="Times New Roman" w:cs="Times New Roman"/>
          <w:b/>
          <w:bCs/>
        </w:rPr>
      </w:pPr>
    </w:p>
    <w:p w14:paraId="61EF73AB" w14:textId="4BEBEB1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Mayank’s</w:t>
      </w:r>
      <w:r w:rsidRPr="00A670AA">
        <w:rPr>
          <w:rFonts w:ascii="Times New Roman" w:eastAsia="Calibri" w:hAnsi="Times New Roman" w:cs="Times New Roman"/>
        </w:rPr>
        <w:t xml:space="preserve"> code uses </w:t>
      </w:r>
      <w:r w:rsidRPr="00A670AA">
        <w:rPr>
          <w:rFonts w:ascii="Times New Roman" w:eastAsia="Calibri" w:hAnsi="Times New Roman" w:cs="Times New Roman"/>
          <w:b/>
          <w:bCs/>
        </w:rPr>
        <w:t>Socket.io</w:t>
      </w:r>
      <w:r w:rsidRPr="00A670AA">
        <w:rPr>
          <w:rFonts w:ascii="Times New Roman" w:eastAsia="Calibri" w:hAnsi="Times New Roman" w:cs="Times New Roman"/>
        </w:rPr>
        <w:t xml:space="preserve"> for real-time updates, refreshing the organizer dashboard in 500ms.</w:t>
      </w:r>
    </w:p>
    <w:p w14:paraId="3255324C" w14:textId="18336365" w:rsidR="00A670AA" w:rsidRP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noProof/>
        </w:rPr>
        <w:lastRenderedPageBreak/>
        <w:drawing>
          <wp:inline distT="0" distB="0" distL="0" distR="0" wp14:anchorId="0678DACF" wp14:editId="68CB0AC9">
            <wp:extent cx="5405120" cy="4518660"/>
            <wp:effectExtent l="0" t="0" r="5080" b="0"/>
            <wp:docPr id="15437488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48851" name="Picture 1543748851"/>
                    <pic:cNvPicPr/>
                  </pic:nvPicPr>
                  <pic:blipFill>
                    <a:blip r:embed="rId23">
                      <a:extLst>
                        <a:ext uri="{28A0092B-C50C-407E-A947-70E740481C1C}">
                          <a14:useLocalDpi xmlns:a14="http://schemas.microsoft.com/office/drawing/2010/main" val="0"/>
                        </a:ext>
                      </a:extLst>
                    </a:blip>
                    <a:stretch>
                      <a:fillRect/>
                    </a:stretch>
                  </pic:blipFill>
                  <pic:spPr>
                    <a:xfrm>
                      <a:off x="0" y="0"/>
                      <a:ext cx="5405120" cy="4518660"/>
                    </a:xfrm>
                    <a:prstGeom prst="rect">
                      <a:avLst/>
                    </a:prstGeom>
                  </pic:spPr>
                </pic:pic>
              </a:graphicData>
            </a:graphic>
          </wp:inline>
        </w:drawing>
      </w:r>
    </w:p>
    <w:p w14:paraId="7ECE36EF" w14:textId="77777777" w:rsidR="00500F03" w:rsidRDefault="00500F03" w:rsidP="00A670AA">
      <w:pPr>
        <w:spacing w:before="24" w:after="24" w:line="276" w:lineRule="auto"/>
        <w:rPr>
          <w:rFonts w:ascii="Times New Roman" w:eastAsia="Calibri" w:hAnsi="Times New Roman" w:cs="Times New Roman"/>
          <w:b/>
          <w:bCs/>
        </w:rPr>
      </w:pPr>
    </w:p>
    <w:p w14:paraId="09775BD7" w14:textId="50699D8E" w:rsidR="00A670AA" w:rsidRPr="00A670AA" w:rsidRDefault="00A670AA" w:rsidP="00A670AA">
      <w:pPr>
        <w:spacing w:before="24" w:after="24" w:line="276" w:lineRule="auto"/>
        <w:rPr>
          <w:rFonts w:ascii="Times New Roman" w:eastAsia="Calibri" w:hAnsi="Times New Roman" w:cs="Times New Roman"/>
        </w:rPr>
      </w:pPr>
      <w:proofErr w:type="spellStart"/>
      <w:r w:rsidRPr="00A670AA">
        <w:rPr>
          <w:rFonts w:ascii="Times New Roman" w:eastAsia="Calibri" w:hAnsi="Times New Roman" w:cs="Times New Roman"/>
          <w:b/>
          <w:bCs/>
        </w:rPr>
        <w:t>Deepraj’s</w:t>
      </w:r>
      <w:proofErr w:type="spellEnd"/>
      <w:r w:rsidRPr="00A670AA">
        <w:rPr>
          <w:rFonts w:ascii="Times New Roman" w:eastAsia="Calibri" w:hAnsi="Times New Roman" w:cs="Times New Roman"/>
        </w:rPr>
        <w:t xml:space="preserve"> middleware secures APIs, validating tokens in 50ms.</w:t>
      </w:r>
    </w:p>
    <w:p w14:paraId="76E8896A" w14:textId="481E73AC"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These snippets demonstrate technical depth, supporting our system’s functionality for community events.</w:t>
      </w:r>
      <w:r w:rsidRPr="00A670AA">
        <w:rPr>
          <w:rFonts w:ascii="Times New Roman" w:eastAsia="Calibri" w:hAnsi="Times New Roman" w:cs="Times New Roman"/>
          <w:kern w:val="0"/>
          <w14:ligatures w14:val="none"/>
        </w:rPr>
        <w:br w:type="page"/>
      </w:r>
    </w:p>
    <w:p w14:paraId="51ECA264"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lastRenderedPageBreak/>
        <w:t>7.3 Appendix for Diagrams</w:t>
      </w:r>
    </w:p>
    <w:p w14:paraId="7E1EABF8" w14:textId="77777777" w:rsidR="00A670AA" w:rsidRPr="00A670AA" w:rsidRDefault="00A670AA" w:rsidP="00A670AA">
      <w:pPr>
        <w:spacing w:before="24" w:after="24" w:line="276" w:lineRule="auto"/>
        <w:rPr>
          <w:rFonts w:ascii="Times New Roman" w:eastAsia="Calibri" w:hAnsi="Times New Roman" w:cs="Times New Roman"/>
        </w:rPr>
      </w:pPr>
    </w:p>
    <w:p w14:paraId="79B83A88" w14:textId="77777777" w:rsidR="00A670AA" w:rsidRPr="00A670AA" w:rsidRDefault="00A670AA" w:rsidP="00A670AA">
      <w:pPr>
        <w:spacing w:before="24" w:after="24" w:line="276" w:lineRule="auto"/>
        <w:rPr>
          <w:rFonts w:ascii="Times New Roman" w:eastAsia="Calibri" w:hAnsi="Times New Roman" w:cs="Times New Roman"/>
        </w:rPr>
      </w:pPr>
    </w:p>
    <w:p w14:paraId="2BAA73E9"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appendix compiles key diagrams from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to visually represent its design and implementation for our degree program. These diagrams, created using </w:t>
      </w:r>
      <w:r w:rsidRPr="00A670AA">
        <w:rPr>
          <w:rFonts w:ascii="Times New Roman" w:hAnsi="Times New Roman" w:cs="Times New Roman"/>
          <w:b/>
          <w:bCs/>
        </w:rPr>
        <w:t>Mermaid</w:t>
      </w:r>
      <w:r w:rsidRPr="00A670AA">
        <w:rPr>
          <w:rFonts w:ascii="Times New Roman" w:hAnsi="Times New Roman" w:cs="Times New Roman"/>
        </w:rPr>
        <w:t xml:space="preserve">, illustrate system architecture, database schema, and process flows, aiding understanding of the </w:t>
      </w:r>
      <w:r w:rsidRPr="00A670AA">
        <w:rPr>
          <w:rFonts w:ascii="Times New Roman" w:hAnsi="Times New Roman" w:cs="Times New Roman"/>
          <w:b/>
          <w:bCs/>
        </w:rPr>
        <w:t>8 modules</w:t>
      </w:r>
      <w:r w:rsidRPr="00A670AA">
        <w:rPr>
          <w:rFonts w:ascii="Times New Roman" w:hAnsi="Times New Roman" w:cs="Times New Roman"/>
        </w:rPr>
        <w:t>.</w:t>
      </w:r>
    </w:p>
    <w:p w14:paraId="452D78E7" w14:textId="77777777" w:rsidR="00A670AA" w:rsidRPr="00A670AA" w:rsidRDefault="00A670AA" w:rsidP="00A670AA">
      <w:pPr>
        <w:spacing w:before="24" w:after="24" w:line="276" w:lineRule="auto"/>
        <w:rPr>
          <w:rFonts w:ascii="Times New Roman" w:eastAsia="Calibri" w:hAnsi="Times New Roman" w:cs="Times New Roman"/>
          <w:b/>
          <w:bCs/>
        </w:rPr>
      </w:pPr>
    </w:p>
    <w:p w14:paraId="7C8405C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System Architecture Diagram (Figure 3.1, Page 27): </w:t>
      </w:r>
    </w:p>
    <w:p w14:paraId="148779C5" w14:textId="1BFB6977" w:rsid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noProof/>
        </w:rPr>
        <w:drawing>
          <wp:inline distT="0" distB="0" distL="0" distR="0" wp14:anchorId="1709B534" wp14:editId="40071C75">
            <wp:extent cx="5405120" cy="3152775"/>
            <wp:effectExtent l="0" t="0" r="5080" b="9525"/>
            <wp:docPr id="13422552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55298" name="Picture 13422552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5120" cy="3152775"/>
                    </a:xfrm>
                    <a:prstGeom prst="rect">
                      <a:avLst/>
                    </a:prstGeom>
                  </pic:spPr>
                </pic:pic>
              </a:graphicData>
            </a:graphic>
          </wp:inline>
        </w:drawing>
      </w:r>
    </w:p>
    <w:p w14:paraId="1DEB8E31" w14:textId="77777777" w:rsidR="00500F03" w:rsidRPr="00A670AA" w:rsidRDefault="00500F03" w:rsidP="00500F03">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System Architecture Diagram (Figure 3.1, Page 27): </w:t>
      </w:r>
    </w:p>
    <w:p w14:paraId="38FB5B55" w14:textId="77777777" w:rsidR="00500F03" w:rsidRPr="00A670AA" w:rsidRDefault="00500F03" w:rsidP="00A670AA">
      <w:pPr>
        <w:spacing w:before="24" w:after="24" w:line="276" w:lineRule="auto"/>
        <w:rPr>
          <w:rFonts w:ascii="Times New Roman" w:eastAsia="Calibri" w:hAnsi="Times New Roman" w:cs="Times New Roman"/>
        </w:rPr>
      </w:pPr>
    </w:p>
    <w:p w14:paraId="2C57472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diagram shows the </w:t>
      </w:r>
      <w:r w:rsidRPr="00A670AA">
        <w:rPr>
          <w:rFonts w:ascii="Times New Roman" w:hAnsi="Times New Roman" w:cs="Times New Roman"/>
          <w:b/>
          <w:bCs/>
        </w:rPr>
        <w:t>MERN stack</w:t>
      </w:r>
      <w:r w:rsidRPr="00A670AA">
        <w:rPr>
          <w:rFonts w:ascii="Times New Roman" w:hAnsi="Times New Roman" w:cs="Times New Roman"/>
        </w:rPr>
        <w:t xml:space="preserve"> flow, with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hosting the frontend, </w:t>
      </w:r>
      <w:r w:rsidRPr="00A670AA">
        <w:rPr>
          <w:rFonts w:ascii="Times New Roman" w:hAnsi="Times New Roman" w:cs="Times New Roman"/>
          <w:b/>
          <w:bCs/>
        </w:rPr>
        <w:t>Render</w:t>
      </w:r>
      <w:r w:rsidRPr="00A670AA">
        <w:rPr>
          <w:rFonts w:ascii="Times New Roman" w:hAnsi="Times New Roman" w:cs="Times New Roman"/>
        </w:rPr>
        <w:t xml:space="preserve"> the backend, and </w:t>
      </w:r>
      <w:r w:rsidRPr="00A670AA">
        <w:rPr>
          <w:rFonts w:ascii="Times New Roman" w:hAnsi="Times New Roman" w:cs="Times New Roman"/>
          <w:b/>
          <w:bCs/>
        </w:rPr>
        <w:t>MongoDB Atlas</w:t>
      </w:r>
      <w:r w:rsidRPr="00A670AA">
        <w:rPr>
          <w:rFonts w:ascii="Times New Roman" w:hAnsi="Times New Roman" w:cs="Times New Roman"/>
        </w:rPr>
        <w:t xml:space="preserve"> the database.</w:t>
      </w:r>
    </w:p>
    <w:p w14:paraId="51AA4406" w14:textId="77777777" w:rsidR="00500F03" w:rsidRDefault="00500F03" w:rsidP="00A670AA">
      <w:pPr>
        <w:spacing w:before="24" w:after="24" w:line="276" w:lineRule="auto"/>
        <w:rPr>
          <w:rFonts w:ascii="Times New Roman" w:eastAsia="Calibri" w:hAnsi="Times New Roman" w:cs="Times New Roman"/>
          <w:b/>
          <w:bCs/>
        </w:rPr>
      </w:pPr>
    </w:p>
    <w:p w14:paraId="096CAA1C" w14:textId="77777777" w:rsidR="00500F03" w:rsidRDefault="00500F03" w:rsidP="00A670AA">
      <w:pPr>
        <w:spacing w:before="24" w:after="24" w:line="276" w:lineRule="auto"/>
        <w:rPr>
          <w:rFonts w:ascii="Times New Roman" w:eastAsia="Calibri" w:hAnsi="Times New Roman" w:cs="Times New Roman"/>
          <w:b/>
          <w:bCs/>
        </w:rPr>
      </w:pPr>
    </w:p>
    <w:p w14:paraId="6B2DF98A" w14:textId="77777777" w:rsidR="00500F03" w:rsidRDefault="00500F03" w:rsidP="00A670AA">
      <w:pPr>
        <w:spacing w:before="24" w:after="24" w:line="276" w:lineRule="auto"/>
        <w:rPr>
          <w:rFonts w:ascii="Times New Roman" w:eastAsia="Calibri" w:hAnsi="Times New Roman" w:cs="Times New Roman"/>
          <w:b/>
          <w:bCs/>
        </w:rPr>
      </w:pPr>
    </w:p>
    <w:p w14:paraId="52880979" w14:textId="77777777" w:rsidR="00500F03" w:rsidRDefault="00500F03" w:rsidP="00A670AA">
      <w:pPr>
        <w:spacing w:before="24" w:after="24" w:line="276" w:lineRule="auto"/>
        <w:rPr>
          <w:rFonts w:ascii="Times New Roman" w:eastAsia="Calibri" w:hAnsi="Times New Roman" w:cs="Times New Roman"/>
          <w:b/>
          <w:bCs/>
        </w:rPr>
      </w:pPr>
    </w:p>
    <w:p w14:paraId="04F117F2" w14:textId="77777777" w:rsidR="00500F03" w:rsidRDefault="00500F03" w:rsidP="00A670AA">
      <w:pPr>
        <w:spacing w:before="24" w:after="24" w:line="276" w:lineRule="auto"/>
        <w:rPr>
          <w:rFonts w:ascii="Times New Roman" w:eastAsia="Calibri" w:hAnsi="Times New Roman" w:cs="Times New Roman"/>
          <w:b/>
          <w:bCs/>
        </w:rPr>
      </w:pPr>
    </w:p>
    <w:p w14:paraId="46601452" w14:textId="77777777" w:rsidR="00500F03" w:rsidRDefault="00500F03" w:rsidP="00A670AA">
      <w:pPr>
        <w:spacing w:before="24" w:after="24" w:line="276" w:lineRule="auto"/>
        <w:rPr>
          <w:rFonts w:ascii="Times New Roman" w:eastAsia="Calibri" w:hAnsi="Times New Roman" w:cs="Times New Roman"/>
          <w:b/>
          <w:bCs/>
        </w:rPr>
      </w:pPr>
    </w:p>
    <w:p w14:paraId="4DA05B26" w14:textId="77777777" w:rsidR="00500F03" w:rsidRDefault="00500F03" w:rsidP="00A670AA">
      <w:pPr>
        <w:spacing w:before="24" w:after="24" w:line="276" w:lineRule="auto"/>
        <w:rPr>
          <w:rFonts w:ascii="Times New Roman" w:eastAsia="Calibri" w:hAnsi="Times New Roman" w:cs="Times New Roman"/>
          <w:b/>
          <w:bCs/>
        </w:rPr>
      </w:pPr>
    </w:p>
    <w:p w14:paraId="6B194EF1" w14:textId="77777777" w:rsidR="00500F03" w:rsidRDefault="00500F03" w:rsidP="00A670AA">
      <w:pPr>
        <w:spacing w:before="24" w:after="24" w:line="276" w:lineRule="auto"/>
        <w:rPr>
          <w:rFonts w:ascii="Times New Roman" w:eastAsia="Calibri" w:hAnsi="Times New Roman" w:cs="Times New Roman"/>
          <w:b/>
          <w:bCs/>
        </w:rPr>
      </w:pPr>
    </w:p>
    <w:p w14:paraId="3A372DBA" w14:textId="77777777" w:rsidR="00500F03" w:rsidRDefault="00500F03" w:rsidP="00A670AA">
      <w:pPr>
        <w:spacing w:before="24" w:after="24" w:line="276" w:lineRule="auto"/>
        <w:rPr>
          <w:rFonts w:ascii="Times New Roman" w:eastAsia="Calibri" w:hAnsi="Times New Roman" w:cs="Times New Roman"/>
          <w:b/>
          <w:bCs/>
        </w:rPr>
      </w:pPr>
    </w:p>
    <w:p w14:paraId="0992B031" w14:textId="77777777" w:rsidR="00500F03" w:rsidRDefault="00500F03" w:rsidP="00A670AA">
      <w:pPr>
        <w:spacing w:before="24" w:after="24" w:line="276" w:lineRule="auto"/>
        <w:rPr>
          <w:rFonts w:ascii="Times New Roman" w:eastAsia="Calibri" w:hAnsi="Times New Roman" w:cs="Times New Roman"/>
          <w:b/>
          <w:bCs/>
        </w:rPr>
      </w:pPr>
    </w:p>
    <w:p w14:paraId="091DFB7D" w14:textId="77777777" w:rsidR="00500F03" w:rsidRDefault="00500F03" w:rsidP="00A670AA">
      <w:pPr>
        <w:spacing w:before="24" w:after="24" w:line="276" w:lineRule="auto"/>
        <w:rPr>
          <w:rFonts w:ascii="Times New Roman" w:eastAsia="Calibri" w:hAnsi="Times New Roman" w:cs="Times New Roman"/>
          <w:b/>
          <w:bCs/>
        </w:rPr>
      </w:pPr>
    </w:p>
    <w:p w14:paraId="3067D7E5" w14:textId="77777777" w:rsidR="00500F03" w:rsidRDefault="00500F03" w:rsidP="00A670AA">
      <w:pPr>
        <w:spacing w:before="24" w:after="24" w:line="276" w:lineRule="auto"/>
        <w:rPr>
          <w:rFonts w:ascii="Times New Roman" w:eastAsia="Calibri" w:hAnsi="Times New Roman" w:cs="Times New Roman"/>
          <w:b/>
          <w:bCs/>
        </w:rPr>
      </w:pPr>
    </w:p>
    <w:p w14:paraId="6763323B" w14:textId="0FAD3464" w:rsidR="00A670AA" w:rsidRP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noProof/>
        </w:rPr>
        <w:lastRenderedPageBreak/>
        <w:drawing>
          <wp:inline distT="0" distB="0" distL="0" distR="0" wp14:anchorId="02BFA6B1" wp14:editId="2512099A">
            <wp:extent cx="3949700" cy="7899400"/>
            <wp:effectExtent l="0" t="0" r="0" b="0"/>
            <wp:docPr id="3099861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6125" name="Picture 3099861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9700" cy="7899400"/>
                    </a:xfrm>
                    <a:prstGeom prst="rect">
                      <a:avLst/>
                    </a:prstGeom>
                  </pic:spPr>
                </pic:pic>
              </a:graphicData>
            </a:graphic>
          </wp:inline>
        </w:drawing>
      </w:r>
    </w:p>
    <w:p w14:paraId="4222570D" w14:textId="77777777" w:rsidR="00500F03" w:rsidRDefault="00500F03" w:rsidP="00A670AA">
      <w:pPr>
        <w:spacing w:before="24" w:after="24" w:line="276" w:lineRule="auto"/>
        <w:rPr>
          <w:rFonts w:ascii="Times New Roman" w:eastAsia="Calibri" w:hAnsi="Times New Roman" w:cs="Times New Roman"/>
          <w:b/>
          <w:bCs/>
        </w:rPr>
      </w:pPr>
    </w:p>
    <w:p w14:paraId="3A726F0E" w14:textId="77777777" w:rsidR="00500F03" w:rsidRPr="00A670AA" w:rsidRDefault="00500F03" w:rsidP="00500F03">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Database Schema Diagram</w:t>
      </w:r>
      <w:r w:rsidRPr="00A670AA">
        <w:rPr>
          <w:rFonts w:ascii="Times New Roman" w:eastAsia="Calibri" w:hAnsi="Times New Roman" w:cs="Times New Roman"/>
        </w:rPr>
        <w:t xml:space="preserve"> (Figure 3.3, Page 29): </w:t>
      </w:r>
    </w:p>
    <w:p w14:paraId="3089794F" w14:textId="77777777" w:rsidR="00500F03" w:rsidRDefault="00500F03" w:rsidP="00A670AA">
      <w:pPr>
        <w:spacing w:before="24" w:after="24" w:line="276" w:lineRule="auto"/>
        <w:rPr>
          <w:rFonts w:ascii="Times New Roman" w:eastAsia="Calibri" w:hAnsi="Times New Roman" w:cs="Times New Roman"/>
          <w:b/>
          <w:bCs/>
        </w:rPr>
      </w:pPr>
    </w:p>
    <w:p w14:paraId="111B0592" w14:textId="77777777" w:rsidR="00500F03" w:rsidRDefault="00500F03" w:rsidP="00A670AA">
      <w:pPr>
        <w:spacing w:before="24" w:after="24" w:line="276" w:lineRule="auto"/>
        <w:rPr>
          <w:rFonts w:ascii="Times New Roman" w:eastAsia="Calibri" w:hAnsi="Times New Roman" w:cs="Times New Roman"/>
          <w:b/>
          <w:bCs/>
        </w:rPr>
      </w:pPr>
    </w:p>
    <w:p w14:paraId="638AF8CB" w14:textId="629BE131"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lastRenderedPageBreak/>
        <w:t>Kishan’s</w:t>
      </w:r>
      <w:r w:rsidRPr="00A670AA">
        <w:rPr>
          <w:rFonts w:ascii="Times New Roman" w:eastAsia="Calibri" w:hAnsi="Times New Roman" w:cs="Times New Roman"/>
        </w:rPr>
        <w:t xml:space="preserve"> schema supports 5000 bookings in 512 MB.</w:t>
      </w:r>
    </w:p>
    <w:p w14:paraId="65776B25"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QR Code Flowchart</w:t>
      </w:r>
      <w:r w:rsidRPr="00A670AA">
        <w:rPr>
          <w:rFonts w:ascii="Times New Roman" w:eastAsia="Calibri" w:hAnsi="Times New Roman" w:cs="Times New Roman"/>
        </w:rPr>
        <w:t xml:space="preserve"> (Figure 3.4, Page 32): </w:t>
      </w:r>
    </w:p>
    <w:p w14:paraId="65B167CA" w14:textId="36AF922F" w:rsidR="00A670AA" w:rsidRPr="00A670AA" w:rsidRDefault="00500F03" w:rsidP="00A670AA">
      <w:pPr>
        <w:spacing w:before="24" w:after="24" w:line="276" w:lineRule="auto"/>
        <w:rPr>
          <w:rFonts w:ascii="Times New Roman" w:eastAsia="Calibri" w:hAnsi="Times New Roman" w:cs="Times New Roman"/>
        </w:rPr>
      </w:pPr>
      <w:r>
        <w:rPr>
          <w:rFonts w:ascii="Times New Roman" w:eastAsia="Calibri" w:hAnsi="Times New Roman" w:cs="Times New Roman"/>
          <w:noProof/>
        </w:rPr>
        <w:drawing>
          <wp:inline distT="0" distB="0" distL="0" distR="0" wp14:anchorId="0887E2DA" wp14:editId="4E9E2C30">
            <wp:extent cx="4949197" cy="7575550"/>
            <wp:effectExtent l="0" t="0" r="3810" b="0"/>
            <wp:docPr id="6067592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59270" name="Picture 6067592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1805" cy="7579542"/>
                    </a:xfrm>
                    <a:prstGeom prst="rect">
                      <a:avLst/>
                    </a:prstGeom>
                  </pic:spPr>
                </pic:pic>
              </a:graphicData>
            </a:graphic>
          </wp:inline>
        </w:drawing>
      </w:r>
    </w:p>
    <w:p w14:paraId="60964435" w14:textId="77777777" w:rsidR="00500F03" w:rsidRDefault="00500F03" w:rsidP="00A670AA">
      <w:pPr>
        <w:spacing w:before="24" w:after="24" w:line="276" w:lineRule="auto"/>
        <w:rPr>
          <w:rFonts w:ascii="Times New Roman" w:eastAsia="Calibri" w:hAnsi="Times New Roman" w:cs="Times New Roman"/>
        </w:rPr>
      </w:pPr>
    </w:p>
    <w:p w14:paraId="7FC38336" w14:textId="77777777" w:rsidR="00500F03" w:rsidRPr="00A670AA" w:rsidRDefault="00500F03" w:rsidP="00500F03">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QR Code Flowchart</w:t>
      </w:r>
      <w:r w:rsidRPr="00A670AA">
        <w:rPr>
          <w:rFonts w:ascii="Times New Roman" w:eastAsia="Calibri" w:hAnsi="Times New Roman" w:cs="Times New Roman"/>
        </w:rPr>
        <w:t xml:space="preserve"> (Figure 3.4, Page 32): </w:t>
      </w:r>
    </w:p>
    <w:p w14:paraId="74548369" w14:textId="77777777" w:rsidR="00500F03" w:rsidRDefault="00500F03" w:rsidP="00A670AA">
      <w:pPr>
        <w:spacing w:before="24" w:after="24" w:line="276" w:lineRule="auto"/>
        <w:rPr>
          <w:rFonts w:ascii="Times New Roman" w:eastAsia="Calibri" w:hAnsi="Times New Roman" w:cs="Times New Roman"/>
        </w:rPr>
      </w:pPr>
    </w:p>
    <w:p w14:paraId="0EC7DA76" w14:textId="1B40A9A9"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 xml:space="preserve">This illustrates </w:t>
      </w:r>
      <w:r w:rsidRPr="00A670AA">
        <w:rPr>
          <w:rFonts w:ascii="Times New Roman" w:eastAsia="Calibri" w:hAnsi="Times New Roman" w:cs="Times New Roman"/>
          <w:b/>
          <w:bCs/>
        </w:rPr>
        <w:t>Ishu’s</w:t>
      </w:r>
      <w:r w:rsidRPr="00A670AA">
        <w:rPr>
          <w:rFonts w:ascii="Times New Roman" w:eastAsia="Calibri" w:hAnsi="Times New Roman" w:cs="Times New Roman"/>
        </w:rPr>
        <w:t xml:space="preserve"> </w:t>
      </w:r>
      <w:r w:rsidRPr="00A670AA">
        <w:rPr>
          <w:rFonts w:ascii="Times New Roman" w:eastAsia="Calibri" w:hAnsi="Times New Roman" w:cs="Times New Roman"/>
          <w:b/>
          <w:bCs/>
        </w:rPr>
        <w:t>QR code</w:t>
      </w:r>
      <w:r w:rsidRPr="00A670AA">
        <w:rPr>
          <w:rFonts w:ascii="Times New Roman" w:eastAsia="Calibri" w:hAnsi="Times New Roman" w:cs="Times New Roman"/>
        </w:rPr>
        <w:t xml:space="preserve"> process, completed in 200ms</w:t>
      </w:r>
      <w:r w:rsidRPr="00A670AA">
        <w:rPr>
          <w:rFonts w:ascii="Times New Roman" w:eastAsia="Calibri" w:hAnsi="Times New Roman" w:cs="Times New Roman"/>
          <w:kern w:val="0"/>
          <w14:ligatures w14:val="none"/>
        </w:rPr>
        <w:br w:type="page"/>
      </w:r>
    </w:p>
    <w:p w14:paraId="241489A1" w14:textId="77777777" w:rsidR="00A670AA" w:rsidRPr="00A670AA" w:rsidRDefault="00A670AA" w:rsidP="00A670AA">
      <w:pPr>
        <w:spacing w:before="24" w:after="24" w:line="276" w:lineRule="auto"/>
        <w:rPr>
          <w:rFonts w:ascii="Times New Roman" w:eastAsia="Calibri" w:hAnsi="Times New Roman" w:cs="Times New Roman"/>
          <w:b/>
          <w:bCs/>
        </w:rPr>
      </w:pPr>
    </w:p>
    <w:p w14:paraId="42F0B822"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t>7.4 Appendix for Test Cases</w:t>
      </w:r>
    </w:p>
    <w:p w14:paraId="27D4D79B" w14:textId="77777777" w:rsidR="00A670AA" w:rsidRPr="00A670AA" w:rsidRDefault="00A670AA" w:rsidP="00A670AA">
      <w:pPr>
        <w:spacing w:before="24" w:after="24" w:line="276" w:lineRule="auto"/>
        <w:rPr>
          <w:rFonts w:ascii="Times New Roman" w:eastAsia="Calibri" w:hAnsi="Times New Roman" w:cs="Times New Roman"/>
        </w:rPr>
      </w:pPr>
    </w:p>
    <w:p w14:paraId="2B601453" w14:textId="77777777" w:rsidR="00A670AA" w:rsidRPr="00A670AA" w:rsidRDefault="00A670AA" w:rsidP="00A670AA">
      <w:pPr>
        <w:spacing w:before="24" w:after="24" w:line="276" w:lineRule="auto"/>
        <w:rPr>
          <w:rFonts w:ascii="Times New Roman" w:eastAsia="Calibri" w:hAnsi="Times New Roman" w:cs="Times New Roman"/>
        </w:rPr>
      </w:pPr>
    </w:p>
    <w:p w14:paraId="1FF884C7"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This appendix lists key test cases for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to demonstrate testing rigor for our degree program.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used </w:t>
      </w:r>
      <w:r w:rsidRPr="00A670AA">
        <w:rPr>
          <w:rFonts w:ascii="Times New Roman" w:hAnsi="Times New Roman" w:cs="Times New Roman"/>
          <w:b/>
          <w:bCs/>
        </w:rPr>
        <w:t>Jest</w:t>
      </w:r>
      <w:r w:rsidRPr="00A670AA">
        <w:rPr>
          <w:rFonts w:ascii="Times New Roman" w:hAnsi="Times New Roman" w:cs="Times New Roman"/>
        </w:rPr>
        <w:t xml:space="preserve"> and </w:t>
      </w:r>
      <w:r w:rsidRPr="00A670AA">
        <w:rPr>
          <w:rFonts w:ascii="Times New Roman" w:hAnsi="Times New Roman" w:cs="Times New Roman"/>
          <w:b/>
          <w:bCs/>
        </w:rPr>
        <w:t>Cypress</w:t>
      </w:r>
      <w:r w:rsidRPr="00A670AA">
        <w:rPr>
          <w:rFonts w:ascii="Times New Roman" w:hAnsi="Times New Roman" w:cs="Times New Roman"/>
        </w:rPr>
        <w:t xml:space="preserve"> to achieve 95% coverage across the </w:t>
      </w:r>
      <w:r w:rsidRPr="00A670AA">
        <w:rPr>
          <w:rFonts w:ascii="Times New Roman" w:hAnsi="Times New Roman" w:cs="Times New Roman"/>
          <w:b/>
          <w:bCs/>
        </w:rPr>
        <w:t>8 modules</w:t>
      </w:r>
      <w:r w:rsidRPr="00A670AA">
        <w:rPr>
          <w:rFonts w:ascii="Times New Roman" w:hAnsi="Times New Roman" w:cs="Times New Roman"/>
        </w:rPr>
        <w:t>, ensuring reliability for community events.</w:t>
      </w:r>
    </w:p>
    <w:p w14:paraId="1C0A8ADB" w14:textId="77777777" w:rsidR="00A670AA" w:rsidRPr="00A670AA" w:rsidRDefault="00A670AA" w:rsidP="00A670AA">
      <w:pPr>
        <w:spacing w:before="24" w:after="24" w:line="276" w:lineRule="auto"/>
        <w:rPr>
          <w:rFonts w:ascii="Times New Roman" w:eastAsia="Calibri" w:hAnsi="Times New Roman" w:cs="Times New Roman"/>
        </w:rPr>
      </w:pPr>
    </w:p>
    <w:p w14:paraId="5B7DAEC0" w14:textId="77777777" w:rsidR="00A670AA" w:rsidRPr="00A670AA" w:rsidRDefault="00A670AA" w:rsidP="00A670AA">
      <w:pPr>
        <w:spacing w:before="24" w:after="24" w:line="276" w:lineRule="auto"/>
        <w:rPr>
          <w:rFonts w:ascii="Times New Roman" w:eastAsia="Calibri" w:hAnsi="Times New Roman" w:cs="Times New Roman"/>
        </w:rPr>
      </w:pPr>
    </w:p>
    <w:p w14:paraId="7FA5E89E"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Test Case 1: QR Code Verification</w:t>
      </w:r>
      <w:r w:rsidRPr="00A670AA">
        <w:rPr>
          <w:rFonts w:ascii="Times New Roman" w:eastAsia="Calibri" w:hAnsi="Times New Roman" w:cs="Times New Roman"/>
        </w:rPr>
        <w:t xml:space="preserve"> </w:t>
      </w:r>
    </w:p>
    <w:p w14:paraId="1AD9F2AE" w14:textId="77777777" w:rsidR="00A670AA" w:rsidRPr="00A670AA" w:rsidRDefault="00A670AA" w:rsidP="00A670AA">
      <w:pPr>
        <w:numPr>
          <w:ilvl w:val="0"/>
          <w:numId w:val="10"/>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Module</w:t>
      </w:r>
      <w:r w:rsidRPr="00A670AA">
        <w:rPr>
          <w:rFonts w:ascii="Times New Roman" w:eastAsia="Calibri" w:hAnsi="Times New Roman" w:cs="Times New Roman"/>
        </w:rPr>
        <w:t xml:space="preserve">: QR Code Integration </w:t>
      </w:r>
    </w:p>
    <w:p w14:paraId="363FCBA9" w14:textId="77777777" w:rsidR="00A670AA" w:rsidRPr="00A670AA" w:rsidRDefault="00A670AA" w:rsidP="00A670AA">
      <w:pPr>
        <w:numPr>
          <w:ilvl w:val="0"/>
          <w:numId w:val="10"/>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Description</w:t>
      </w:r>
      <w:r w:rsidRPr="00A670AA">
        <w:rPr>
          <w:rFonts w:ascii="Times New Roman" w:eastAsia="Calibri" w:hAnsi="Times New Roman" w:cs="Times New Roman"/>
        </w:rPr>
        <w:t xml:space="preserve">: Verify that scanning a valid </w:t>
      </w:r>
      <w:r w:rsidRPr="00A670AA">
        <w:rPr>
          <w:rFonts w:ascii="Times New Roman" w:eastAsia="Calibri" w:hAnsi="Times New Roman" w:cs="Times New Roman"/>
          <w:b/>
          <w:bCs/>
        </w:rPr>
        <w:t>QR code</w:t>
      </w:r>
      <w:r w:rsidRPr="00A670AA">
        <w:rPr>
          <w:rFonts w:ascii="Times New Roman" w:eastAsia="Calibri" w:hAnsi="Times New Roman" w:cs="Times New Roman"/>
        </w:rPr>
        <w:t xml:space="preserve"> updates booking status. </w:t>
      </w:r>
    </w:p>
    <w:p w14:paraId="4874F30D" w14:textId="77777777" w:rsidR="00A670AA" w:rsidRPr="00A670AA" w:rsidRDefault="00A670AA" w:rsidP="00A670AA">
      <w:pPr>
        <w:numPr>
          <w:ilvl w:val="0"/>
          <w:numId w:val="10"/>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Input</w:t>
      </w:r>
      <w:r w:rsidRPr="00A670AA">
        <w:rPr>
          <w:rFonts w:ascii="Times New Roman" w:eastAsia="Calibri" w:hAnsi="Times New Roman" w:cs="Times New Roman"/>
        </w:rPr>
        <w:t xml:space="preserve">: Valid booking ID encoded in </w:t>
      </w:r>
      <w:r w:rsidRPr="00A670AA">
        <w:rPr>
          <w:rFonts w:ascii="Times New Roman" w:eastAsia="Calibri" w:hAnsi="Times New Roman" w:cs="Times New Roman"/>
          <w:b/>
          <w:bCs/>
        </w:rPr>
        <w:t>QR code</w:t>
      </w:r>
      <w:r w:rsidRPr="00A670AA">
        <w:rPr>
          <w:rFonts w:ascii="Times New Roman" w:eastAsia="Calibri" w:hAnsi="Times New Roman" w:cs="Times New Roman"/>
        </w:rPr>
        <w:t xml:space="preserve">. </w:t>
      </w:r>
    </w:p>
    <w:p w14:paraId="499D1FB3" w14:textId="77777777" w:rsidR="00A670AA" w:rsidRPr="00A670AA" w:rsidRDefault="00A670AA" w:rsidP="00A670AA">
      <w:pPr>
        <w:numPr>
          <w:ilvl w:val="0"/>
          <w:numId w:val="10"/>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Expected Output</w:t>
      </w:r>
      <w:r w:rsidRPr="00A670AA">
        <w:rPr>
          <w:rFonts w:ascii="Times New Roman" w:eastAsia="Calibri" w:hAnsi="Times New Roman" w:cs="Times New Roman"/>
        </w:rPr>
        <w:t xml:space="preserve">: API /bookings/verify returns {status: 'verified'} in 200ms. </w:t>
      </w:r>
    </w:p>
    <w:p w14:paraId="2BD5F809" w14:textId="77777777" w:rsidR="00A670AA" w:rsidRPr="00A670AA" w:rsidRDefault="00A670AA" w:rsidP="00A670AA">
      <w:pPr>
        <w:numPr>
          <w:ilvl w:val="0"/>
          <w:numId w:val="10"/>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Result</w:t>
      </w:r>
      <w:r w:rsidRPr="00A670AA">
        <w:rPr>
          <w:rFonts w:ascii="Times New Roman" w:eastAsia="Calibri" w:hAnsi="Times New Roman" w:cs="Times New Roman"/>
        </w:rPr>
        <w:t xml:space="preserve">: Pass, verified in </w:t>
      </w:r>
      <w:r w:rsidRPr="00A670AA">
        <w:rPr>
          <w:rFonts w:ascii="Times New Roman" w:eastAsia="Calibri" w:hAnsi="Times New Roman" w:cs="Times New Roman"/>
          <w:b/>
          <w:bCs/>
        </w:rPr>
        <w:t>Cypress</w:t>
      </w:r>
      <w:r w:rsidRPr="00A670AA">
        <w:rPr>
          <w:rFonts w:ascii="Times New Roman" w:eastAsia="Calibri" w:hAnsi="Times New Roman" w:cs="Times New Roman"/>
        </w:rPr>
        <w:t xml:space="preserve"> tests.</w:t>
      </w:r>
    </w:p>
    <w:p w14:paraId="4A993B39"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Test Case 2: JWT Authentication</w:t>
      </w:r>
      <w:r w:rsidRPr="00A670AA">
        <w:rPr>
          <w:rFonts w:ascii="Times New Roman" w:eastAsia="Calibri" w:hAnsi="Times New Roman" w:cs="Times New Roman"/>
        </w:rPr>
        <w:t xml:space="preserve"> </w:t>
      </w:r>
    </w:p>
    <w:p w14:paraId="7381DE42" w14:textId="77777777" w:rsidR="00A670AA" w:rsidRPr="00A670AA" w:rsidRDefault="00A670AA" w:rsidP="00A670AA">
      <w:pPr>
        <w:numPr>
          <w:ilvl w:val="0"/>
          <w:numId w:val="11"/>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Module</w:t>
      </w:r>
      <w:r w:rsidRPr="00A670AA">
        <w:rPr>
          <w:rFonts w:ascii="Times New Roman" w:eastAsia="Calibri" w:hAnsi="Times New Roman" w:cs="Times New Roman"/>
        </w:rPr>
        <w:t xml:space="preserve">: Security &amp; Authentication </w:t>
      </w:r>
    </w:p>
    <w:p w14:paraId="58388109" w14:textId="77777777" w:rsidR="00A670AA" w:rsidRPr="00A670AA" w:rsidRDefault="00A670AA" w:rsidP="00A670AA">
      <w:pPr>
        <w:numPr>
          <w:ilvl w:val="0"/>
          <w:numId w:val="11"/>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Description</w:t>
      </w:r>
      <w:r w:rsidRPr="00A670AA">
        <w:rPr>
          <w:rFonts w:ascii="Times New Roman" w:eastAsia="Calibri" w:hAnsi="Times New Roman" w:cs="Times New Roman"/>
        </w:rPr>
        <w:t xml:space="preserve">: Ensure unauthorized users cannot access /events/create. </w:t>
      </w:r>
    </w:p>
    <w:p w14:paraId="0ABB283D" w14:textId="77777777" w:rsidR="00A670AA" w:rsidRPr="00A670AA" w:rsidRDefault="00A670AA" w:rsidP="00A670AA">
      <w:pPr>
        <w:numPr>
          <w:ilvl w:val="0"/>
          <w:numId w:val="11"/>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Input</w:t>
      </w:r>
      <w:r w:rsidRPr="00A670AA">
        <w:rPr>
          <w:rFonts w:ascii="Times New Roman" w:eastAsia="Calibri" w:hAnsi="Times New Roman" w:cs="Times New Roman"/>
        </w:rPr>
        <w:t xml:space="preserve">: Invalid </w:t>
      </w:r>
      <w:r w:rsidRPr="00A670AA">
        <w:rPr>
          <w:rFonts w:ascii="Times New Roman" w:eastAsia="Calibri" w:hAnsi="Times New Roman" w:cs="Times New Roman"/>
          <w:b/>
          <w:bCs/>
        </w:rPr>
        <w:t>JWT</w:t>
      </w:r>
      <w:r w:rsidRPr="00A670AA">
        <w:rPr>
          <w:rFonts w:ascii="Times New Roman" w:eastAsia="Calibri" w:hAnsi="Times New Roman" w:cs="Times New Roman"/>
        </w:rPr>
        <w:t xml:space="preserve"> token. </w:t>
      </w:r>
    </w:p>
    <w:p w14:paraId="49036A33" w14:textId="77777777" w:rsidR="00A670AA" w:rsidRPr="00A670AA" w:rsidRDefault="00A670AA" w:rsidP="00A670AA">
      <w:pPr>
        <w:numPr>
          <w:ilvl w:val="0"/>
          <w:numId w:val="11"/>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Expected Output</w:t>
      </w:r>
      <w:r w:rsidRPr="00A670AA">
        <w:rPr>
          <w:rFonts w:ascii="Times New Roman" w:eastAsia="Calibri" w:hAnsi="Times New Roman" w:cs="Times New Roman"/>
        </w:rPr>
        <w:t xml:space="preserve">: API returns 401 error with {error: 'No token'}. </w:t>
      </w:r>
    </w:p>
    <w:p w14:paraId="230E0FA7" w14:textId="77777777" w:rsidR="00A670AA" w:rsidRPr="00A670AA" w:rsidRDefault="00A670AA" w:rsidP="00A670AA">
      <w:pPr>
        <w:numPr>
          <w:ilvl w:val="0"/>
          <w:numId w:val="11"/>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Result</w:t>
      </w:r>
      <w:r w:rsidRPr="00A670AA">
        <w:rPr>
          <w:rFonts w:ascii="Times New Roman" w:eastAsia="Calibri" w:hAnsi="Times New Roman" w:cs="Times New Roman"/>
        </w:rPr>
        <w:t xml:space="preserve">: Pass, validated in </w:t>
      </w:r>
      <w:r w:rsidRPr="00A670AA">
        <w:rPr>
          <w:rFonts w:ascii="Times New Roman" w:eastAsia="Calibri" w:hAnsi="Times New Roman" w:cs="Times New Roman"/>
          <w:b/>
          <w:bCs/>
        </w:rPr>
        <w:t>Jest</w:t>
      </w:r>
      <w:r w:rsidRPr="00A670AA">
        <w:rPr>
          <w:rFonts w:ascii="Times New Roman" w:eastAsia="Calibri" w:hAnsi="Times New Roman" w:cs="Times New Roman"/>
        </w:rPr>
        <w:t xml:space="preserve"> tests.</w:t>
      </w:r>
    </w:p>
    <w:p w14:paraId="6D7B4D6F"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Test Case 3: Real-Time Update</w:t>
      </w:r>
      <w:r w:rsidRPr="00A670AA">
        <w:rPr>
          <w:rFonts w:ascii="Times New Roman" w:eastAsia="Calibri" w:hAnsi="Times New Roman" w:cs="Times New Roman"/>
        </w:rPr>
        <w:t xml:space="preserve"> </w:t>
      </w:r>
    </w:p>
    <w:p w14:paraId="2E569E60" w14:textId="77777777" w:rsidR="00A670AA" w:rsidRPr="00A670AA" w:rsidRDefault="00A670AA" w:rsidP="00A670AA">
      <w:pPr>
        <w:numPr>
          <w:ilvl w:val="0"/>
          <w:numId w:val="12"/>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Module</w:t>
      </w:r>
      <w:r w:rsidRPr="00A670AA">
        <w:rPr>
          <w:rFonts w:ascii="Times New Roman" w:eastAsia="Calibri" w:hAnsi="Times New Roman" w:cs="Times New Roman"/>
        </w:rPr>
        <w:t xml:space="preserve">: Real-Time Updates </w:t>
      </w:r>
    </w:p>
    <w:p w14:paraId="4C0696E0" w14:textId="77777777" w:rsidR="00A670AA" w:rsidRPr="00A670AA" w:rsidRDefault="00A670AA" w:rsidP="00A670AA">
      <w:pPr>
        <w:numPr>
          <w:ilvl w:val="0"/>
          <w:numId w:val="12"/>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Description</w:t>
      </w:r>
      <w:r w:rsidRPr="00A670AA">
        <w:rPr>
          <w:rFonts w:ascii="Times New Roman" w:eastAsia="Calibri" w:hAnsi="Times New Roman" w:cs="Times New Roman"/>
        </w:rPr>
        <w:t xml:space="preserve">: Confirm </w:t>
      </w:r>
      <w:r w:rsidRPr="00A670AA">
        <w:rPr>
          <w:rFonts w:ascii="Times New Roman" w:eastAsia="Calibri" w:hAnsi="Times New Roman" w:cs="Times New Roman"/>
          <w:b/>
          <w:bCs/>
        </w:rPr>
        <w:t>Socket.io</w:t>
      </w:r>
      <w:r w:rsidRPr="00A670AA">
        <w:rPr>
          <w:rFonts w:ascii="Times New Roman" w:eastAsia="Calibri" w:hAnsi="Times New Roman" w:cs="Times New Roman"/>
        </w:rPr>
        <w:t xml:space="preserve"> broadcasts ticket updates to dashboard. </w:t>
      </w:r>
    </w:p>
    <w:p w14:paraId="33D6EC96" w14:textId="77777777" w:rsidR="00A670AA" w:rsidRPr="00A670AA" w:rsidRDefault="00A670AA" w:rsidP="00A670AA">
      <w:pPr>
        <w:numPr>
          <w:ilvl w:val="0"/>
          <w:numId w:val="12"/>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Input</w:t>
      </w:r>
      <w:r w:rsidRPr="00A670AA">
        <w:rPr>
          <w:rFonts w:ascii="Times New Roman" w:eastAsia="Calibri" w:hAnsi="Times New Roman" w:cs="Times New Roman"/>
        </w:rPr>
        <w:t xml:space="preserve">: New booking via /bookings. </w:t>
      </w:r>
    </w:p>
    <w:p w14:paraId="573F0ED5" w14:textId="77777777" w:rsidR="00A670AA" w:rsidRPr="00A670AA" w:rsidRDefault="00A670AA" w:rsidP="00A670AA">
      <w:pPr>
        <w:numPr>
          <w:ilvl w:val="0"/>
          <w:numId w:val="12"/>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Expected Output</w:t>
      </w:r>
      <w:r w:rsidRPr="00A670AA">
        <w:rPr>
          <w:rFonts w:ascii="Times New Roman" w:eastAsia="Calibri" w:hAnsi="Times New Roman" w:cs="Times New Roman"/>
        </w:rPr>
        <w:t xml:space="preserve">: Dashboard updates in 500ms. </w:t>
      </w:r>
    </w:p>
    <w:p w14:paraId="2928E124" w14:textId="77777777" w:rsidR="00A670AA" w:rsidRPr="00A670AA" w:rsidRDefault="00A670AA" w:rsidP="00A670AA">
      <w:pPr>
        <w:numPr>
          <w:ilvl w:val="0"/>
          <w:numId w:val="12"/>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Result</w:t>
      </w:r>
      <w:r w:rsidRPr="00A670AA">
        <w:rPr>
          <w:rFonts w:ascii="Times New Roman" w:eastAsia="Calibri" w:hAnsi="Times New Roman" w:cs="Times New Roman"/>
        </w:rPr>
        <w:t xml:space="preserve">: Pass, tested in </w:t>
      </w:r>
      <w:r w:rsidRPr="00A670AA">
        <w:rPr>
          <w:rFonts w:ascii="Times New Roman" w:eastAsia="Calibri" w:hAnsi="Times New Roman" w:cs="Times New Roman"/>
          <w:b/>
          <w:bCs/>
        </w:rPr>
        <w:t>Cypress</w:t>
      </w:r>
      <w:r w:rsidRPr="00A670AA">
        <w:rPr>
          <w:rFonts w:ascii="Times New Roman" w:eastAsia="Calibri" w:hAnsi="Times New Roman" w:cs="Times New Roman"/>
        </w:rPr>
        <w:t>.</w:t>
      </w:r>
    </w:p>
    <w:p w14:paraId="2051DACD"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Test Case 4: Database Query Performance</w:t>
      </w:r>
      <w:r w:rsidRPr="00A670AA">
        <w:rPr>
          <w:rFonts w:ascii="Times New Roman" w:eastAsia="Calibri" w:hAnsi="Times New Roman" w:cs="Times New Roman"/>
        </w:rPr>
        <w:t xml:space="preserve"> </w:t>
      </w:r>
    </w:p>
    <w:p w14:paraId="7F43B134" w14:textId="77777777" w:rsidR="00A670AA" w:rsidRPr="00A670AA" w:rsidRDefault="00A670AA" w:rsidP="00A670AA">
      <w:pPr>
        <w:numPr>
          <w:ilvl w:val="0"/>
          <w:numId w:val="13"/>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Module</w:t>
      </w:r>
      <w:r w:rsidRPr="00A670AA">
        <w:rPr>
          <w:rFonts w:ascii="Times New Roman" w:eastAsia="Calibri" w:hAnsi="Times New Roman" w:cs="Times New Roman"/>
        </w:rPr>
        <w:t xml:space="preserve">: Database Management </w:t>
      </w:r>
    </w:p>
    <w:p w14:paraId="62F203B6" w14:textId="77777777" w:rsidR="00A670AA" w:rsidRPr="00A670AA" w:rsidRDefault="00A670AA" w:rsidP="00A670AA">
      <w:pPr>
        <w:numPr>
          <w:ilvl w:val="0"/>
          <w:numId w:val="13"/>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Description</w:t>
      </w:r>
      <w:r w:rsidRPr="00A670AA">
        <w:rPr>
          <w:rFonts w:ascii="Times New Roman" w:eastAsia="Calibri" w:hAnsi="Times New Roman" w:cs="Times New Roman"/>
        </w:rPr>
        <w:t xml:space="preserve">: Test query speed for 5000 bookings. </w:t>
      </w:r>
    </w:p>
    <w:p w14:paraId="798545A4" w14:textId="77777777" w:rsidR="00A670AA" w:rsidRPr="00A670AA" w:rsidRDefault="00A670AA" w:rsidP="00A670AA">
      <w:pPr>
        <w:numPr>
          <w:ilvl w:val="0"/>
          <w:numId w:val="13"/>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Input</w:t>
      </w:r>
      <w:r w:rsidRPr="00A670AA">
        <w:rPr>
          <w:rFonts w:ascii="Times New Roman" w:eastAsia="Calibri" w:hAnsi="Times New Roman" w:cs="Times New Roman"/>
        </w:rPr>
        <w:t xml:space="preserve">: Fetch bookings by </w:t>
      </w:r>
      <w:proofErr w:type="spellStart"/>
      <w:r w:rsidRPr="00A670AA">
        <w:rPr>
          <w:rFonts w:ascii="Times New Roman" w:eastAsia="Calibri" w:hAnsi="Times New Roman" w:cs="Times New Roman"/>
        </w:rPr>
        <w:t>eventId</w:t>
      </w:r>
      <w:proofErr w:type="spellEnd"/>
      <w:r w:rsidRPr="00A670AA">
        <w:rPr>
          <w:rFonts w:ascii="Times New Roman" w:eastAsia="Calibri" w:hAnsi="Times New Roman" w:cs="Times New Roman"/>
        </w:rPr>
        <w:t xml:space="preserve">. </w:t>
      </w:r>
    </w:p>
    <w:p w14:paraId="08CD8D55" w14:textId="77777777" w:rsidR="00A670AA" w:rsidRPr="00A670AA" w:rsidRDefault="00A670AA" w:rsidP="00A670AA">
      <w:pPr>
        <w:numPr>
          <w:ilvl w:val="0"/>
          <w:numId w:val="13"/>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Expected Output</w:t>
      </w:r>
      <w:r w:rsidRPr="00A670AA">
        <w:rPr>
          <w:rFonts w:ascii="Times New Roman" w:eastAsia="Calibri" w:hAnsi="Times New Roman" w:cs="Times New Roman"/>
        </w:rPr>
        <w:t xml:space="preserve">: Query completes in &lt;80ms. </w:t>
      </w:r>
    </w:p>
    <w:p w14:paraId="50B3A6F5" w14:textId="77777777" w:rsidR="00A670AA" w:rsidRPr="00A670AA" w:rsidRDefault="00A670AA" w:rsidP="00A670AA">
      <w:pPr>
        <w:numPr>
          <w:ilvl w:val="0"/>
          <w:numId w:val="13"/>
        </w:num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Result</w:t>
      </w:r>
      <w:r w:rsidRPr="00A670AA">
        <w:rPr>
          <w:rFonts w:ascii="Times New Roman" w:eastAsia="Calibri" w:hAnsi="Times New Roman" w:cs="Times New Roman"/>
        </w:rPr>
        <w:t xml:space="preserve">: Pass, verified in </w:t>
      </w:r>
      <w:r w:rsidRPr="00A670AA">
        <w:rPr>
          <w:rFonts w:ascii="Times New Roman" w:eastAsia="Calibri" w:hAnsi="Times New Roman" w:cs="Times New Roman"/>
          <w:b/>
          <w:bCs/>
        </w:rPr>
        <w:t>Jest</w:t>
      </w:r>
      <w:r w:rsidRPr="00A670AA">
        <w:rPr>
          <w:rFonts w:ascii="Times New Roman" w:eastAsia="Calibri" w:hAnsi="Times New Roman" w:cs="Times New Roman"/>
        </w:rPr>
        <w:t>.</w:t>
      </w:r>
    </w:p>
    <w:p w14:paraId="1718DDDF" w14:textId="77777777" w:rsidR="00A670AA" w:rsidRPr="00A670AA" w:rsidRDefault="00A670AA" w:rsidP="00A670AA">
      <w:pPr>
        <w:spacing w:before="24" w:after="24" w:line="276" w:lineRule="auto"/>
        <w:ind w:left="720"/>
        <w:rPr>
          <w:rFonts w:ascii="Times New Roman" w:eastAsia="Calibri" w:hAnsi="Times New Roman" w:cs="Times New Roman"/>
        </w:rPr>
      </w:pPr>
    </w:p>
    <w:p w14:paraId="300477D3"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rPr>
        <w:t>These test cases confirm system reliability, showcasing our technical expertise.</w:t>
      </w:r>
    </w:p>
    <w:p w14:paraId="36759BE4"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i/>
          <w:iCs/>
        </w:rPr>
        <w:t>Suggestion: Include a full test case table in the Word report, detailing inputs, outputs, and results.</w:t>
      </w:r>
    </w:p>
    <w:p w14:paraId="58EA432F"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14:ligatures w14:val="none"/>
        </w:rPr>
        <w:br w:type="page"/>
      </w:r>
    </w:p>
    <w:p w14:paraId="2E20353F" w14:textId="77777777" w:rsidR="00A670AA" w:rsidRPr="00A670AA" w:rsidRDefault="00A670AA" w:rsidP="00A670AA">
      <w:pPr>
        <w:spacing w:before="24" w:after="24" w:line="276" w:lineRule="auto"/>
        <w:ind w:firstLine="630"/>
        <w:jc w:val="both"/>
        <w:rPr>
          <w:rFonts w:ascii="Times New Roman" w:hAnsi="Times New Roman" w:cs="Times New Roman"/>
          <w:b/>
          <w:bCs/>
        </w:rPr>
      </w:pPr>
    </w:p>
    <w:p w14:paraId="24A77D31" w14:textId="77777777" w:rsidR="00A670AA" w:rsidRPr="00A670AA" w:rsidRDefault="00A670AA" w:rsidP="00A670AA">
      <w:pPr>
        <w:spacing w:before="24" w:after="24" w:line="276" w:lineRule="auto"/>
        <w:ind w:firstLine="630"/>
        <w:jc w:val="both"/>
        <w:rPr>
          <w:rFonts w:ascii="Times New Roman" w:hAnsi="Times New Roman" w:cs="Times New Roman"/>
          <w:b/>
          <w:bCs/>
        </w:rPr>
      </w:pPr>
      <w:r w:rsidRPr="00A670AA">
        <w:rPr>
          <w:rFonts w:ascii="Times New Roman" w:hAnsi="Times New Roman" w:cs="Times New Roman"/>
          <w:b/>
          <w:bCs/>
        </w:rPr>
        <w:t>7.5 Closing Remarks</w:t>
      </w:r>
    </w:p>
    <w:p w14:paraId="487A8955" w14:textId="77777777" w:rsidR="00A670AA" w:rsidRPr="00A670AA" w:rsidRDefault="00A670AA" w:rsidP="00A670AA">
      <w:pPr>
        <w:spacing w:before="24" w:after="24" w:line="276" w:lineRule="auto"/>
        <w:rPr>
          <w:rFonts w:ascii="Times New Roman" w:eastAsia="Calibri" w:hAnsi="Times New Roman" w:cs="Times New Roman"/>
        </w:rPr>
      </w:pPr>
    </w:p>
    <w:p w14:paraId="1FF35520" w14:textId="77777777" w:rsidR="00A670AA" w:rsidRPr="00A670AA" w:rsidRDefault="00A670AA" w:rsidP="00A670AA">
      <w:pPr>
        <w:spacing w:before="24" w:after="24" w:line="276" w:lineRule="auto"/>
        <w:rPr>
          <w:rFonts w:ascii="Times New Roman" w:eastAsia="Calibri" w:hAnsi="Times New Roman" w:cs="Times New Roman"/>
        </w:rPr>
      </w:pPr>
    </w:p>
    <w:p w14:paraId="55157EE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represents a significant achievement for our team, including </w:t>
      </w:r>
      <w:r w:rsidRPr="00A670AA">
        <w:rPr>
          <w:rFonts w:ascii="Times New Roman" w:hAnsi="Times New Roman" w:cs="Times New Roman"/>
          <w:b/>
          <w:bCs/>
        </w:rPr>
        <w:t>Kishan</w:t>
      </w:r>
      <w:r w:rsidRPr="00A670AA">
        <w:rPr>
          <w:rFonts w:ascii="Times New Roman" w:hAnsi="Times New Roman" w:cs="Times New Roman"/>
        </w:rPr>
        <w:t xml:space="preserve">, </w:t>
      </w: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and </w:t>
      </w:r>
      <w:r w:rsidRPr="00A670AA">
        <w:rPr>
          <w:rFonts w:ascii="Times New Roman" w:hAnsi="Times New Roman" w:cs="Times New Roman"/>
          <w:b/>
          <w:bCs/>
        </w:rPr>
        <w:t>Mayank</w:t>
      </w:r>
      <w:r w:rsidRPr="00A670AA">
        <w:rPr>
          <w:rFonts w:ascii="Times New Roman" w:hAnsi="Times New Roman" w:cs="Times New Roman"/>
        </w:rPr>
        <w:t xml:space="preserve">, for our degree program. By leveraging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Render</w:t>
      </w:r>
      <w:r w:rsidRPr="00A670AA">
        <w:rPr>
          <w:rFonts w:ascii="Times New Roman" w:hAnsi="Times New Roman" w:cs="Times New Roman"/>
        </w:rPr>
        <w:t xml:space="preserve">, and </w:t>
      </w:r>
      <w:r w:rsidRPr="00A670AA">
        <w:rPr>
          <w:rFonts w:ascii="Times New Roman" w:hAnsi="Times New Roman" w:cs="Times New Roman"/>
          <w:b/>
          <w:bCs/>
        </w:rPr>
        <w:t>MongoDB Atlas</w:t>
      </w:r>
      <w:r w:rsidRPr="00A670AA">
        <w:rPr>
          <w:rFonts w:ascii="Times New Roman" w:hAnsi="Times New Roman" w:cs="Times New Roman"/>
        </w:rPr>
        <w:t xml:space="preserve">, we created a free, scalable platform that streamlines community event management with features like </w:t>
      </w:r>
      <w:r w:rsidRPr="00A670AA">
        <w:rPr>
          <w:rFonts w:ascii="Times New Roman" w:hAnsi="Times New Roman" w:cs="Times New Roman"/>
          <w:b/>
          <w:bCs/>
        </w:rPr>
        <w:t>QR code check-ins</w:t>
      </w:r>
      <w:r w:rsidRPr="00A670AA">
        <w:rPr>
          <w:rFonts w:ascii="Times New Roman" w:hAnsi="Times New Roman" w:cs="Times New Roman"/>
        </w:rPr>
        <w:t xml:space="preserve">, </w:t>
      </w:r>
      <w:r w:rsidRPr="00A670AA">
        <w:rPr>
          <w:rFonts w:ascii="Times New Roman" w:hAnsi="Times New Roman" w:cs="Times New Roman"/>
          <w:b/>
          <w:bCs/>
        </w:rPr>
        <w:t>real-time updates</w:t>
      </w:r>
      <w:r w:rsidRPr="00A670AA">
        <w:rPr>
          <w:rFonts w:ascii="Times New Roman" w:hAnsi="Times New Roman" w:cs="Times New Roman"/>
        </w:rPr>
        <w:t xml:space="preserve">, and </w:t>
      </w:r>
      <w:r w:rsidRPr="00A670AA">
        <w:rPr>
          <w:rFonts w:ascii="Times New Roman" w:hAnsi="Times New Roman" w:cs="Times New Roman"/>
          <w:b/>
          <w:bCs/>
        </w:rPr>
        <w:t>AI recommendations</w:t>
      </w:r>
      <w:r w:rsidRPr="00A670AA">
        <w:rPr>
          <w:rFonts w:ascii="Times New Roman" w:hAnsi="Times New Roman" w:cs="Times New Roman"/>
        </w:rPr>
        <w:t>. Despite constraints like 512 MB storage and a tight timeline, the system delivers 200ms API responses, 80ms queries, and 1.2-second UI loads for 1000 users.</w:t>
      </w:r>
    </w:p>
    <w:p w14:paraId="34B201F7" w14:textId="77777777" w:rsidR="00A670AA" w:rsidRPr="00A670AA" w:rsidRDefault="00A670AA" w:rsidP="00A670AA">
      <w:pPr>
        <w:spacing w:before="24" w:after="24" w:line="276" w:lineRule="auto"/>
        <w:rPr>
          <w:rFonts w:ascii="Times New Roman" w:eastAsia="Calibri" w:hAnsi="Times New Roman" w:cs="Times New Roman"/>
        </w:rPr>
      </w:pPr>
    </w:p>
    <w:p w14:paraId="2C02345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The project’s modular design, robust security via </w:t>
      </w:r>
      <w:r w:rsidRPr="00A670AA">
        <w:rPr>
          <w:rFonts w:ascii="Times New Roman" w:hAnsi="Times New Roman" w:cs="Times New Roman"/>
          <w:b/>
          <w:bCs/>
        </w:rPr>
        <w:t>JWT</w:t>
      </w:r>
      <w:r w:rsidRPr="00A670AA">
        <w:rPr>
          <w:rFonts w:ascii="Times New Roman" w:hAnsi="Times New Roman" w:cs="Times New Roman"/>
        </w:rPr>
        <w:t xml:space="preserve"> and </w:t>
      </w:r>
      <w:r w:rsidRPr="00A670AA">
        <w:rPr>
          <w:rFonts w:ascii="Times New Roman" w:hAnsi="Times New Roman" w:cs="Times New Roman"/>
          <w:b/>
          <w:bCs/>
        </w:rPr>
        <w:t>TLS</w:t>
      </w:r>
      <w:r w:rsidRPr="00A670AA">
        <w:rPr>
          <w:rFonts w:ascii="Times New Roman" w:hAnsi="Times New Roman" w:cs="Times New Roman"/>
        </w:rPr>
        <w:t xml:space="preserve">, and offline capabilities through a </w:t>
      </w:r>
      <w:r w:rsidRPr="00A670AA">
        <w:rPr>
          <w:rFonts w:ascii="Times New Roman" w:hAnsi="Times New Roman" w:cs="Times New Roman"/>
          <w:b/>
          <w:bCs/>
        </w:rPr>
        <w:t>Progressive Web App (PWA)</w:t>
      </w:r>
      <w:r w:rsidRPr="00A670AA">
        <w:rPr>
          <w:rFonts w:ascii="Times New Roman" w:hAnsi="Times New Roman" w:cs="Times New Roman"/>
        </w:rPr>
        <w:t xml:space="preserve"> demonstrate our technical expertise. It addresses real-world needs for small organizations, offering academic and practical value, as seen in its efficient </w:t>
      </w:r>
      <w:r w:rsidRPr="00A670AA">
        <w:rPr>
          <w:rFonts w:ascii="Times New Roman" w:hAnsi="Times New Roman" w:cs="Times New Roman"/>
          <w:b/>
          <w:bCs/>
        </w:rPr>
        <w:t>QR code</w:t>
      </w:r>
      <w:r w:rsidRPr="00A670AA">
        <w:rPr>
          <w:rFonts w:ascii="Times New Roman" w:hAnsi="Times New Roman" w:cs="Times New Roman"/>
        </w:rPr>
        <w:t xml:space="preserve"> verification and user-friendly interfaces. Future enhancements, like analytics and payment gateways, promise even greater impact.</w:t>
      </w:r>
    </w:p>
    <w:p w14:paraId="6B9F2F71" w14:textId="77777777" w:rsidR="00A670AA" w:rsidRPr="00A670AA" w:rsidRDefault="00A670AA" w:rsidP="00A670AA">
      <w:pPr>
        <w:spacing w:before="24" w:after="24" w:line="276" w:lineRule="auto"/>
        <w:rPr>
          <w:rFonts w:ascii="Times New Roman" w:eastAsia="Calibri" w:hAnsi="Times New Roman" w:cs="Times New Roman"/>
        </w:rPr>
      </w:pPr>
    </w:p>
    <w:p w14:paraId="54EBFE95"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We are proud of this system, which not only meets AKTU’s academic standards but also serves as a foundation for scalable event management solutions. It reflects our commitment to innovation and community impact, ready for evaluation and future growth.</w:t>
      </w:r>
    </w:p>
    <w:p w14:paraId="7C926FC5" w14:textId="77777777" w:rsidR="00A670AA" w:rsidRPr="00A670AA" w:rsidRDefault="00A670AA" w:rsidP="00A670AA">
      <w:pPr>
        <w:spacing w:before="24" w:after="24" w:line="276" w:lineRule="auto"/>
        <w:rPr>
          <w:rFonts w:ascii="Times New Roman" w:eastAsia="Calibri" w:hAnsi="Times New Roman" w:cs="Times New Roman"/>
        </w:rPr>
      </w:pPr>
    </w:p>
    <w:p w14:paraId="18D6CA03"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project has been a rewarding journey, and we hope it inspires others to build cost-effective, impactful systems for community needs. Thank you for reviewing our work!</w:t>
      </w:r>
    </w:p>
    <w:p w14:paraId="031088DF" w14:textId="77777777"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kern w:val="0"/>
          <w:lang w:eastAsia="en-IN"/>
          <w14:ligatures w14:val="none"/>
        </w:rPr>
        <w:br w:type="page"/>
      </w:r>
    </w:p>
    <w:p w14:paraId="2C5F73D5" w14:textId="77777777" w:rsidR="00A670AA" w:rsidRPr="00A670AA" w:rsidRDefault="00A670AA" w:rsidP="00A670AA">
      <w:pPr>
        <w:spacing w:before="1400" w:after="24" w:line="276" w:lineRule="auto"/>
        <w:jc w:val="center"/>
        <w:rPr>
          <w:rFonts w:ascii="Times New Roman" w:eastAsia="Calibri" w:hAnsi="Times New Roman" w:cs="Times New Roman"/>
          <w:b/>
          <w:bCs/>
        </w:rPr>
      </w:pPr>
    </w:p>
    <w:p w14:paraId="64EB7B49" w14:textId="77777777" w:rsidR="00A670AA" w:rsidRPr="00A670AA" w:rsidRDefault="00A670AA" w:rsidP="00A670AA">
      <w:pPr>
        <w:spacing w:before="1400" w:after="24" w:line="276" w:lineRule="auto"/>
        <w:jc w:val="center"/>
        <w:rPr>
          <w:rFonts w:ascii="Times New Roman" w:eastAsia="Calibri" w:hAnsi="Times New Roman" w:cs="Times New Roman"/>
          <w:b/>
          <w:bCs/>
        </w:rPr>
      </w:pPr>
      <w:r w:rsidRPr="00A670AA">
        <w:rPr>
          <w:rFonts w:ascii="Times New Roman" w:eastAsia="Calibri" w:hAnsi="Times New Roman" w:cs="Times New Roman"/>
          <w:b/>
          <w:bCs/>
        </w:rPr>
        <w:t>CHAPTER 8: SUPPLEMENTARY MATERIALS</w:t>
      </w:r>
    </w:p>
    <w:p w14:paraId="38E5863F" w14:textId="77777777" w:rsidR="00A670AA" w:rsidRPr="00A670AA" w:rsidRDefault="00A670AA" w:rsidP="00A670AA">
      <w:pPr>
        <w:spacing w:before="24" w:after="24" w:line="276" w:lineRule="auto"/>
        <w:rPr>
          <w:rFonts w:ascii="Times New Roman" w:eastAsia="Calibri" w:hAnsi="Times New Roman" w:cs="Times New Roman"/>
          <w:b/>
          <w:bCs/>
        </w:rPr>
      </w:pPr>
    </w:p>
    <w:p w14:paraId="585BF9D9" w14:textId="77777777" w:rsidR="00A670AA" w:rsidRPr="00A670AA" w:rsidRDefault="00A670AA" w:rsidP="00A670AA">
      <w:pPr>
        <w:spacing w:before="24" w:after="24" w:line="276" w:lineRule="auto"/>
        <w:rPr>
          <w:rFonts w:ascii="Times New Roman" w:eastAsia="Calibri" w:hAnsi="Times New Roman" w:cs="Times New Roman"/>
          <w:b/>
          <w:bCs/>
        </w:rPr>
      </w:pPr>
    </w:p>
    <w:p w14:paraId="5B8CE74D" w14:textId="77777777" w:rsidR="00A670AA" w:rsidRPr="00A670AA" w:rsidRDefault="00A670AA" w:rsidP="00A670AA">
      <w:pPr>
        <w:spacing w:before="24" w:after="24" w:line="276" w:lineRule="auto"/>
        <w:rPr>
          <w:rFonts w:ascii="Times New Roman" w:eastAsia="Calibri" w:hAnsi="Times New Roman" w:cs="Times New Roman"/>
          <w:b/>
          <w:bCs/>
        </w:rPr>
      </w:pPr>
    </w:p>
    <w:p w14:paraId="47925D46" w14:textId="77777777"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t>8.1 System Maintenance Guide</w:t>
      </w:r>
    </w:p>
    <w:p w14:paraId="55111A46" w14:textId="77777777" w:rsidR="00A670AA" w:rsidRPr="00A670AA" w:rsidRDefault="00A670AA" w:rsidP="00A670AA">
      <w:pPr>
        <w:spacing w:before="24" w:after="24" w:line="276" w:lineRule="auto"/>
        <w:rPr>
          <w:rFonts w:ascii="Times New Roman" w:eastAsia="Calibri" w:hAnsi="Times New Roman" w:cs="Times New Roman"/>
        </w:rPr>
      </w:pPr>
    </w:p>
    <w:p w14:paraId="0C29D316" w14:textId="77777777" w:rsidR="00A670AA" w:rsidRPr="00A670AA" w:rsidRDefault="00A670AA" w:rsidP="00A670AA">
      <w:pPr>
        <w:spacing w:before="24" w:after="24" w:line="276" w:lineRule="auto"/>
        <w:rPr>
          <w:rFonts w:ascii="Times New Roman" w:eastAsia="Calibri" w:hAnsi="Times New Roman" w:cs="Times New Roman"/>
        </w:rPr>
      </w:pPr>
    </w:p>
    <w:p w14:paraId="3B93BCCC"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Maintaining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developed in 2.5 months under </w:t>
      </w:r>
      <w:r w:rsidRPr="00A670AA">
        <w:rPr>
          <w:rFonts w:ascii="Times New Roman" w:hAnsi="Times New Roman" w:cs="Times New Roman"/>
          <w:b/>
          <w:bCs/>
        </w:rPr>
        <w:t>Ishu’s</w:t>
      </w:r>
      <w:r w:rsidRPr="00A670AA">
        <w:rPr>
          <w:rFonts w:ascii="Times New Roman" w:hAnsi="Times New Roman" w:cs="Times New Roman"/>
        </w:rPr>
        <w:t xml:space="preserve"> leadership, ensures long-term reliability for community events. </w:t>
      </w:r>
      <w:r w:rsidRPr="00A670AA">
        <w:rPr>
          <w:rFonts w:ascii="Times New Roman" w:hAnsi="Times New Roman" w:cs="Times New Roman"/>
          <w:b/>
          <w:bCs/>
        </w:rPr>
        <w:t>Ishu</w:t>
      </w:r>
      <w:r w:rsidRPr="00A670AA">
        <w:rPr>
          <w:rFonts w:ascii="Times New Roman" w:hAnsi="Times New Roman" w:cs="Times New Roman"/>
        </w:rPr>
        <w:t xml:space="preserve"> recommends weekly checks on </w:t>
      </w:r>
      <w:r w:rsidRPr="00A670AA">
        <w:rPr>
          <w:rFonts w:ascii="Times New Roman" w:hAnsi="Times New Roman" w:cs="Times New Roman"/>
          <w:b/>
          <w:bCs/>
        </w:rPr>
        <w:t>Render’s</w:t>
      </w:r>
      <w:r w:rsidRPr="00A670AA">
        <w:rPr>
          <w:rFonts w:ascii="Times New Roman" w:hAnsi="Times New Roman" w:cs="Times New Roman"/>
        </w:rPr>
        <w:t xml:space="preserve"> backend, monitoring memory usage (512 MB limit) via the dashboard and restarting services if </w:t>
      </w:r>
      <w:r w:rsidRPr="00A670AA">
        <w:rPr>
          <w:rFonts w:ascii="Times New Roman" w:hAnsi="Times New Roman" w:cs="Times New Roman"/>
          <w:b/>
          <w:bCs/>
        </w:rPr>
        <w:t>Socket.io</w:t>
      </w:r>
      <w:r w:rsidRPr="00A670AA">
        <w:rPr>
          <w:rFonts w:ascii="Times New Roman" w:hAnsi="Times New Roman" w:cs="Times New Roman"/>
        </w:rPr>
        <w:t xml:space="preserve"> connections drop.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set to ping every 10 minutes, prevents sleep mode, but logs in server/logs/ should be reviewed for errors.</w:t>
      </w:r>
    </w:p>
    <w:p w14:paraId="2DBEB4BA" w14:textId="77777777" w:rsidR="00A670AA" w:rsidRPr="00A670AA" w:rsidRDefault="00A670AA" w:rsidP="00A670AA">
      <w:pPr>
        <w:spacing w:before="24" w:after="24" w:line="276" w:lineRule="auto"/>
        <w:rPr>
          <w:rFonts w:ascii="Times New Roman" w:eastAsia="Calibri" w:hAnsi="Times New Roman" w:cs="Times New Roman"/>
          <w:b/>
          <w:bCs/>
        </w:rPr>
      </w:pPr>
    </w:p>
    <w:p w14:paraId="08281C84"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Kishan</w:t>
      </w:r>
      <w:r w:rsidRPr="00A670AA">
        <w:rPr>
          <w:rFonts w:ascii="Times New Roman" w:hAnsi="Times New Roman" w:cs="Times New Roman"/>
        </w:rPr>
        <w:t xml:space="preserve"> advises monitoring </w:t>
      </w:r>
      <w:r w:rsidRPr="00A670AA">
        <w:rPr>
          <w:rFonts w:ascii="Times New Roman" w:hAnsi="Times New Roman" w:cs="Times New Roman"/>
          <w:b/>
          <w:bCs/>
        </w:rPr>
        <w:t>MongoDB Atlas’s</w:t>
      </w:r>
      <w:r w:rsidRPr="00A670AA">
        <w:rPr>
          <w:rFonts w:ascii="Times New Roman" w:hAnsi="Times New Roman" w:cs="Times New Roman"/>
        </w:rPr>
        <w:t xml:space="preserve"> 512 MB storage weekly, using </w:t>
      </w:r>
      <w:r w:rsidRPr="00A670AA">
        <w:rPr>
          <w:rFonts w:ascii="Times New Roman" w:hAnsi="Times New Roman" w:cs="Times New Roman"/>
          <w:b/>
          <w:bCs/>
        </w:rPr>
        <w:t>MongoDB Compass</w:t>
      </w:r>
      <w:r w:rsidRPr="00A670AA">
        <w:rPr>
          <w:rFonts w:ascii="Times New Roman" w:hAnsi="Times New Roman" w:cs="Times New Roman"/>
        </w:rPr>
        <w:t xml:space="preserve"> to track </w:t>
      </w:r>
      <w:r w:rsidRPr="00A670AA">
        <w:rPr>
          <w:rFonts w:ascii="Times New Roman" w:hAnsi="Times New Roman" w:cs="Times New Roman"/>
          <w:b/>
          <w:bCs/>
        </w:rPr>
        <w:t>Bookings</w:t>
      </w:r>
      <w:r w:rsidRPr="00A670AA">
        <w:rPr>
          <w:rFonts w:ascii="Times New Roman" w:hAnsi="Times New Roman" w:cs="Times New Roman"/>
        </w:rPr>
        <w:t xml:space="preserve"> collection size, which supports 5000 records. TTL indexes auto-delete old bookings after 30 days, but manual exports via </w:t>
      </w:r>
      <w:proofErr w:type="spellStart"/>
      <w:r w:rsidRPr="00A670AA">
        <w:rPr>
          <w:rFonts w:ascii="Times New Roman" w:hAnsi="Times New Roman" w:cs="Times New Roman"/>
        </w:rPr>
        <w:t>mongoexport</w:t>
      </w:r>
      <w:proofErr w:type="spellEnd"/>
      <w:r w:rsidRPr="00A670AA">
        <w:rPr>
          <w:rFonts w:ascii="Times New Roman" w:hAnsi="Times New Roman" w:cs="Times New Roman"/>
        </w:rPr>
        <w:t xml:space="preserve"> are recommended monthly to back up data. </w:t>
      </w:r>
      <w:r w:rsidRPr="00A670AA">
        <w:rPr>
          <w:rFonts w:ascii="Times New Roman" w:hAnsi="Times New Roman" w:cs="Times New Roman"/>
          <w:b/>
          <w:bCs/>
        </w:rPr>
        <w:t>Mayank</w:t>
      </w:r>
      <w:r w:rsidRPr="00A670AA">
        <w:rPr>
          <w:rFonts w:ascii="Times New Roman" w:hAnsi="Times New Roman" w:cs="Times New Roman"/>
        </w:rPr>
        <w:t xml:space="preserve"> suggests clearing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frontend cache biweekly to ensure updated </w:t>
      </w:r>
      <w:r w:rsidRPr="00A670AA">
        <w:rPr>
          <w:rFonts w:ascii="Times New Roman" w:hAnsi="Times New Roman" w:cs="Times New Roman"/>
          <w:b/>
          <w:bCs/>
        </w:rPr>
        <w:t>React</w:t>
      </w:r>
      <w:r w:rsidRPr="00A670AA">
        <w:rPr>
          <w:rFonts w:ascii="Times New Roman" w:hAnsi="Times New Roman" w:cs="Times New Roman"/>
        </w:rPr>
        <w:t xml:space="preserve"> assets, maintaining 1.2-second load times within 100 GB bandwidth.</w:t>
      </w:r>
    </w:p>
    <w:p w14:paraId="05DA985F" w14:textId="77777777" w:rsidR="00A670AA" w:rsidRPr="00A670AA" w:rsidRDefault="00A670AA" w:rsidP="00A670AA">
      <w:pPr>
        <w:spacing w:before="24" w:after="24" w:line="276" w:lineRule="auto"/>
        <w:rPr>
          <w:rFonts w:ascii="Times New Roman" w:eastAsia="Calibri" w:hAnsi="Times New Roman" w:cs="Times New Roman"/>
          <w:b/>
          <w:bCs/>
        </w:rPr>
      </w:pPr>
    </w:p>
    <w:p w14:paraId="2E1432A1"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emphasizes updating </w:t>
      </w:r>
      <w:r w:rsidRPr="00A670AA">
        <w:rPr>
          <w:rFonts w:ascii="Times New Roman" w:hAnsi="Times New Roman" w:cs="Times New Roman"/>
          <w:b/>
          <w:bCs/>
        </w:rPr>
        <w:t>JWT</w:t>
      </w:r>
      <w:r w:rsidRPr="00A670AA">
        <w:rPr>
          <w:rFonts w:ascii="Times New Roman" w:hAnsi="Times New Roman" w:cs="Times New Roman"/>
        </w:rPr>
        <w:t xml:space="preserve"> secrets every three months and scanning for vulnerabilities using </w:t>
      </w:r>
      <w:proofErr w:type="spellStart"/>
      <w:r w:rsidRPr="00A670AA">
        <w:rPr>
          <w:rFonts w:ascii="Times New Roman" w:hAnsi="Times New Roman" w:cs="Times New Roman"/>
          <w:b/>
          <w:bCs/>
        </w:rPr>
        <w:t>npm</w:t>
      </w:r>
      <w:proofErr w:type="spellEnd"/>
      <w:r w:rsidRPr="00A670AA">
        <w:rPr>
          <w:rFonts w:ascii="Times New Roman" w:hAnsi="Times New Roman" w:cs="Times New Roman"/>
          <w:b/>
          <w:bCs/>
        </w:rPr>
        <w:t xml:space="preserve"> audit</w:t>
      </w:r>
      <w:r w:rsidRPr="00A670AA">
        <w:rPr>
          <w:rFonts w:ascii="Times New Roman" w:hAnsi="Times New Roman" w:cs="Times New Roman"/>
        </w:rPr>
        <w:t xml:space="preserve"> to secure APIs. Critical patches for </w:t>
      </w:r>
      <w:r w:rsidRPr="00A670AA">
        <w:rPr>
          <w:rFonts w:ascii="Times New Roman" w:hAnsi="Times New Roman" w:cs="Times New Roman"/>
          <w:b/>
          <w:bCs/>
        </w:rPr>
        <w:t>Express.js</w:t>
      </w:r>
      <w:r w:rsidRPr="00A670AA">
        <w:rPr>
          <w:rFonts w:ascii="Times New Roman" w:hAnsi="Times New Roman" w:cs="Times New Roman"/>
        </w:rPr>
        <w:t xml:space="preserve">, </w:t>
      </w:r>
      <w:r w:rsidRPr="00A670AA">
        <w:rPr>
          <w:rFonts w:ascii="Times New Roman" w:hAnsi="Times New Roman" w:cs="Times New Roman"/>
          <w:b/>
          <w:bCs/>
        </w:rPr>
        <w:t>React</w:t>
      </w:r>
      <w:r w:rsidRPr="00A670AA">
        <w:rPr>
          <w:rFonts w:ascii="Times New Roman" w:hAnsi="Times New Roman" w:cs="Times New Roman"/>
        </w:rPr>
        <w:t xml:space="preserve">, and </w:t>
      </w:r>
      <w:r w:rsidRPr="00A670AA">
        <w:rPr>
          <w:rFonts w:ascii="Times New Roman" w:hAnsi="Times New Roman" w:cs="Times New Roman"/>
          <w:b/>
          <w:bCs/>
        </w:rPr>
        <w:t>Mongoose</w:t>
      </w:r>
      <w:r w:rsidRPr="00A670AA">
        <w:rPr>
          <w:rFonts w:ascii="Times New Roman" w:hAnsi="Times New Roman" w:cs="Times New Roman"/>
        </w:rPr>
        <w:t xml:space="preserve"> should be applied promptly, tested locally with docker-compose. Regular maintenance, taking 2-3 hours weekly, keeps the system robust for community events.</w:t>
      </w:r>
    </w:p>
    <w:p w14:paraId="57E71437" w14:textId="77777777" w:rsidR="00A670AA" w:rsidRPr="00A670AA" w:rsidRDefault="00A670AA" w:rsidP="00A670AA">
      <w:pPr>
        <w:spacing w:before="24" w:after="24" w:line="276" w:lineRule="auto"/>
        <w:rPr>
          <w:rFonts w:ascii="Times New Roman" w:eastAsia="Calibri" w:hAnsi="Times New Roman" w:cs="Times New Roman"/>
        </w:rPr>
      </w:pPr>
    </w:p>
    <w:p w14:paraId="44F5ADD2" w14:textId="77777777" w:rsidR="00076250" w:rsidRDefault="00076250" w:rsidP="00A670AA">
      <w:pPr>
        <w:spacing w:before="24" w:after="24" w:line="276" w:lineRule="auto"/>
        <w:rPr>
          <w:rFonts w:ascii="Times New Roman" w:eastAsia="Calibri" w:hAnsi="Times New Roman" w:cs="Times New Roman"/>
          <w:b/>
          <w:bCs/>
        </w:rPr>
      </w:pPr>
      <w:r>
        <w:rPr>
          <w:rFonts w:ascii="Times New Roman" w:eastAsia="Calibri" w:hAnsi="Times New Roman" w:cs="Times New Roman"/>
          <w:b/>
          <w:bCs/>
          <w:noProof/>
        </w:rPr>
        <w:lastRenderedPageBreak/>
        <w:drawing>
          <wp:inline distT="0" distB="0" distL="0" distR="0" wp14:anchorId="66F5B492" wp14:editId="445366DE">
            <wp:extent cx="5405120" cy="2864485"/>
            <wp:effectExtent l="0" t="0" r="5080" b="0"/>
            <wp:docPr id="2690864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6465" name="Picture 2690864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5120" cy="2864485"/>
                    </a:xfrm>
                    <a:prstGeom prst="rect">
                      <a:avLst/>
                    </a:prstGeom>
                  </pic:spPr>
                </pic:pic>
              </a:graphicData>
            </a:graphic>
          </wp:inline>
        </w:drawing>
      </w:r>
    </w:p>
    <w:p w14:paraId="3C9045DD" w14:textId="2B10F78D" w:rsidR="00A670AA" w:rsidRPr="00A670AA" w:rsidRDefault="00A670AA" w:rsidP="00A670AA">
      <w:pPr>
        <w:spacing w:before="24" w:after="24" w:line="276" w:lineRule="auto"/>
        <w:rPr>
          <w:rFonts w:ascii="Times New Roman" w:eastAsia="Calibri" w:hAnsi="Times New Roman" w:cs="Times New Roman"/>
        </w:rPr>
      </w:pPr>
      <w:r w:rsidRPr="00A670AA">
        <w:rPr>
          <w:rFonts w:ascii="Times New Roman" w:eastAsia="Calibri" w:hAnsi="Times New Roman" w:cs="Times New Roman"/>
          <w:b/>
          <w:bCs/>
        </w:rPr>
        <w:t>Figure 8.1</w:t>
      </w:r>
      <w:r w:rsidRPr="00A670AA">
        <w:rPr>
          <w:rFonts w:ascii="Times New Roman" w:eastAsia="Calibri" w:hAnsi="Times New Roman" w:cs="Times New Roman"/>
        </w:rPr>
        <w:t>: Maintenance Flowchart</w:t>
      </w:r>
    </w:p>
    <w:p w14:paraId="05D51424" w14:textId="77777777" w:rsidR="00A670AA" w:rsidRPr="00A670AA" w:rsidRDefault="00A670AA" w:rsidP="00A670AA">
      <w:pPr>
        <w:spacing w:before="24" w:after="24" w:line="276" w:lineRule="auto"/>
        <w:rPr>
          <w:rFonts w:ascii="Times New Roman" w:eastAsia="Calibri" w:hAnsi="Times New Roman" w:cs="Times New Roman"/>
        </w:rPr>
      </w:pPr>
    </w:p>
    <w:p w14:paraId="5A726F49" w14:textId="77777777" w:rsidR="00A670AA" w:rsidRPr="00A670AA" w:rsidRDefault="00A670AA" w:rsidP="00A670AA">
      <w:pPr>
        <w:spacing w:before="24" w:after="24" w:line="276" w:lineRule="auto"/>
        <w:rPr>
          <w:rFonts w:ascii="Times New Roman" w:eastAsia="Calibri" w:hAnsi="Times New Roman" w:cs="Times New Roman"/>
        </w:rPr>
      </w:pPr>
    </w:p>
    <w:p w14:paraId="5DA66608" w14:textId="77777777" w:rsidR="00A670AA" w:rsidRDefault="00A670AA" w:rsidP="00A670AA">
      <w:pPr>
        <w:spacing w:before="24" w:after="24" w:line="276" w:lineRule="auto"/>
        <w:rPr>
          <w:rFonts w:ascii="Times New Roman" w:eastAsia="Calibri" w:hAnsi="Times New Roman" w:cs="Times New Roman"/>
          <w:b/>
          <w:bCs/>
        </w:rPr>
      </w:pPr>
    </w:p>
    <w:p w14:paraId="25D8CF77" w14:textId="77777777" w:rsidR="00076250" w:rsidRDefault="00076250" w:rsidP="00A670AA">
      <w:pPr>
        <w:spacing w:before="24" w:after="24" w:line="276" w:lineRule="auto"/>
        <w:rPr>
          <w:rFonts w:ascii="Times New Roman" w:eastAsia="Calibri" w:hAnsi="Times New Roman" w:cs="Times New Roman"/>
          <w:b/>
          <w:bCs/>
        </w:rPr>
      </w:pPr>
    </w:p>
    <w:p w14:paraId="3A11D72C" w14:textId="77777777" w:rsidR="00076250" w:rsidRDefault="00076250" w:rsidP="00A670AA">
      <w:pPr>
        <w:spacing w:before="24" w:after="24" w:line="276" w:lineRule="auto"/>
        <w:rPr>
          <w:rFonts w:ascii="Times New Roman" w:eastAsia="Calibri" w:hAnsi="Times New Roman" w:cs="Times New Roman"/>
          <w:b/>
          <w:bCs/>
        </w:rPr>
      </w:pPr>
    </w:p>
    <w:p w14:paraId="7F243ED0" w14:textId="77777777" w:rsidR="00076250" w:rsidRDefault="00076250" w:rsidP="00A670AA">
      <w:pPr>
        <w:spacing w:before="24" w:after="24" w:line="276" w:lineRule="auto"/>
        <w:rPr>
          <w:rFonts w:ascii="Times New Roman" w:eastAsia="Calibri" w:hAnsi="Times New Roman" w:cs="Times New Roman"/>
          <w:b/>
          <w:bCs/>
        </w:rPr>
      </w:pPr>
    </w:p>
    <w:p w14:paraId="61D506E0" w14:textId="77777777" w:rsidR="00076250" w:rsidRDefault="00076250" w:rsidP="00A670AA">
      <w:pPr>
        <w:spacing w:before="24" w:after="24" w:line="276" w:lineRule="auto"/>
        <w:rPr>
          <w:rFonts w:ascii="Times New Roman" w:eastAsia="Calibri" w:hAnsi="Times New Roman" w:cs="Times New Roman"/>
          <w:b/>
          <w:bCs/>
        </w:rPr>
      </w:pPr>
    </w:p>
    <w:p w14:paraId="6F38BC81" w14:textId="77777777" w:rsidR="00076250" w:rsidRDefault="00076250" w:rsidP="00A670AA">
      <w:pPr>
        <w:spacing w:before="24" w:after="24" w:line="276" w:lineRule="auto"/>
        <w:rPr>
          <w:rFonts w:ascii="Times New Roman" w:eastAsia="Calibri" w:hAnsi="Times New Roman" w:cs="Times New Roman"/>
          <w:b/>
          <w:bCs/>
        </w:rPr>
      </w:pPr>
    </w:p>
    <w:p w14:paraId="3848EE73" w14:textId="77777777" w:rsidR="00076250" w:rsidRDefault="00076250" w:rsidP="00A670AA">
      <w:pPr>
        <w:spacing w:before="24" w:after="24" w:line="276" w:lineRule="auto"/>
        <w:rPr>
          <w:rFonts w:ascii="Times New Roman" w:eastAsia="Calibri" w:hAnsi="Times New Roman" w:cs="Times New Roman"/>
          <w:b/>
          <w:bCs/>
        </w:rPr>
      </w:pPr>
    </w:p>
    <w:p w14:paraId="064E87E7" w14:textId="77777777" w:rsidR="00076250" w:rsidRDefault="00076250" w:rsidP="00A670AA">
      <w:pPr>
        <w:spacing w:before="24" w:after="24" w:line="276" w:lineRule="auto"/>
        <w:rPr>
          <w:rFonts w:ascii="Times New Roman" w:eastAsia="Calibri" w:hAnsi="Times New Roman" w:cs="Times New Roman"/>
          <w:b/>
          <w:bCs/>
        </w:rPr>
      </w:pPr>
    </w:p>
    <w:p w14:paraId="28859647" w14:textId="77777777" w:rsidR="00076250" w:rsidRDefault="00076250" w:rsidP="00A670AA">
      <w:pPr>
        <w:spacing w:before="24" w:after="24" w:line="276" w:lineRule="auto"/>
        <w:rPr>
          <w:rFonts w:ascii="Times New Roman" w:eastAsia="Calibri" w:hAnsi="Times New Roman" w:cs="Times New Roman"/>
          <w:b/>
          <w:bCs/>
        </w:rPr>
      </w:pPr>
    </w:p>
    <w:p w14:paraId="479D6163" w14:textId="77777777" w:rsidR="00076250" w:rsidRDefault="00076250" w:rsidP="00A670AA">
      <w:pPr>
        <w:spacing w:before="24" w:after="24" w:line="276" w:lineRule="auto"/>
        <w:rPr>
          <w:rFonts w:ascii="Times New Roman" w:eastAsia="Calibri" w:hAnsi="Times New Roman" w:cs="Times New Roman"/>
          <w:b/>
          <w:bCs/>
        </w:rPr>
      </w:pPr>
    </w:p>
    <w:p w14:paraId="5D1A0D36" w14:textId="77777777" w:rsidR="00076250" w:rsidRDefault="00076250" w:rsidP="00A670AA">
      <w:pPr>
        <w:spacing w:before="24" w:after="24" w:line="276" w:lineRule="auto"/>
        <w:rPr>
          <w:rFonts w:ascii="Times New Roman" w:eastAsia="Calibri" w:hAnsi="Times New Roman" w:cs="Times New Roman"/>
          <w:b/>
          <w:bCs/>
        </w:rPr>
      </w:pPr>
    </w:p>
    <w:p w14:paraId="15819CB2" w14:textId="77777777" w:rsidR="00076250" w:rsidRDefault="00076250" w:rsidP="00A670AA">
      <w:pPr>
        <w:spacing w:before="24" w:after="24" w:line="276" w:lineRule="auto"/>
        <w:rPr>
          <w:rFonts w:ascii="Times New Roman" w:eastAsia="Calibri" w:hAnsi="Times New Roman" w:cs="Times New Roman"/>
          <w:b/>
          <w:bCs/>
        </w:rPr>
      </w:pPr>
    </w:p>
    <w:p w14:paraId="49F6B713" w14:textId="77777777" w:rsidR="00076250" w:rsidRDefault="00076250" w:rsidP="00A670AA">
      <w:pPr>
        <w:spacing w:before="24" w:after="24" w:line="276" w:lineRule="auto"/>
        <w:rPr>
          <w:rFonts w:ascii="Times New Roman" w:eastAsia="Calibri" w:hAnsi="Times New Roman" w:cs="Times New Roman"/>
          <w:b/>
          <w:bCs/>
        </w:rPr>
      </w:pPr>
    </w:p>
    <w:p w14:paraId="0519A3B3" w14:textId="77777777" w:rsidR="00076250" w:rsidRDefault="00076250" w:rsidP="00A670AA">
      <w:pPr>
        <w:spacing w:before="24" w:after="24" w:line="276" w:lineRule="auto"/>
        <w:rPr>
          <w:rFonts w:ascii="Times New Roman" w:eastAsia="Calibri" w:hAnsi="Times New Roman" w:cs="Times New Roman"/>
          <w:b/>
          <w:bCs/>
        </w:rPr>
      </w:pPr>
    </w:p>
    <w:p w14:paraId="61C6904F" w14:textId="77777777" w:rsidR="00076250" w:rsidRDefault="00076250" w:rsidP="00A670AA">
      <w:pPr>
        <w:spacing w:before="24" w:after="24" w:line="276" w:lineRule="auto"/>
        <w:rPr>
          <w:rFonts w:ascii="Times New Roman" w:eastAsia="Calibri" w:hAnsi="Times New Roman" w:cs="Times New Roman"/>
          <w:b/>
          <w:bCs/>
        </w:rPr>
      </w:pPr>
    </w:p>
    <w:p w14:paraId="6E13D5E7" w14:textId="77777777" w:rsidR="00076250" w:rsidRDefault="00076250" w:rsidP="00A670AA">
      <w:pPr>
        <w:spacing w:before="24" w:after="24" w:line="276" w:lineRule="auto"/>
        <w:rPr>
          <w:rFonts w:ascii="Times New Roman" w:eastAsia="Calibri" w:hAnsi="Times New Roman" w:cs="Times New Roman"/>
          <w:b/>
          <w:bCs/>
        </w:rPr>
      </w:pPr>
    </w:p>
    <w:p w14:paraId="04F39012" w14:textId="77777777" w:rsidR="00076250" w:rsidRDefault="00076250" w:rsidP="00A670AA">
      <w:pPr>
        <w:spacing w:before="24" w:after="24" w:line="276" w:lineRule="auto"/>
        <w:rPr>
          <w:rFonts w:ascii="Times New Roman" w:eastAsia="Calibri" w:hAnsi="Times New Roman" w:cs="Times New Roman"/>
          <w:b/>
          <w:bCs/>
        </w:rPr>
      </w:pPr>
    </w:p>
    <w:p w14:paraId="5DBFE457" w14:textId="77777777" w:rsidR="00076250" w:rsidRDefault="00076250" w:rsidP="00A670AA">
      <w:pPr>
        <w:spacing w:before="24" w:after="24" w:line="276" w:lineRule="auto"/>
        <w:rPr>
          <w:rFonts w:ascii="Times New Roman" w:eastAsia="Calibri" w:hAnsi="Times New Roman" w:cs="Times New Roman"/>
          <w:b/>
          <w:bCs/>
        </w:rPr>
      </w:pPr>
    </w:p>
    <w:p w14:paraId="2E49812F" w14:textId="77777777" w:rsidR="00076250" w:rsidRDefault="00076250" w:rsidP="00A670AA">
      <w:pPr>
        <w:spacing w:before="24" w:after="24" w:line="276" w:lineRule="auto"/>
        <w:rPr>
          <w:rFonts w:ascii="Times New Roman" w:eastAsia="Calibri" w:hAnsi="Times New Roman" w:cs="Times New Roman"/>
          <w:b/>
          <w:bCs/>
        </w:rPr>
      </w:pPr>
    </w:p>
    <w:p w14:paraId="3BD1123F" w14:textId="77777777" w:rsidR="00076250" w:rsidRDefault="00076250" w:rsidP="00A670AA">
      <w:pPr>
        <w:spacing w:before="24" w:after="24" w:line="276" w:lineRule="auto"/>
        <w:rPr>
          <w:rFonts w:ascii="Times New Roman" w:eastAsia="Calibri" w:hAnsi="Times New Roman" w:cs="Times New Roman"/>
          <w:b/>
          <w:bCs/>
        </w:rPr>
      </w:pPr>
    </w:p>
    <w:p w14:paraId="00A055E5" w14:textId="77777777" w:rsidR="00076250" w:rsidRDefault="00076250" w:rsidP="00A670AA">
      <w:pPr>
        <w:spacing w:before="24" w:after="24" w:line="276" w:lineRule="auto"/>
        <w:rPr>
          <w:rFonts w:ascii="Times New Roman" w:eastAsia="Calibri" w:hAnsi="Times New Roman" w:cs="Times New Roman"/>
          <w:b/>
          <w:bCs/>
        </w:rPr>
      </w:pPr>
    </w:p>
    <w:p w14:paraId="3ABC2239" w14:textId="77777777" w:rsidR="00076250" w:rsidRDefault="00076250" w:rsidP="00A670AA">
      <w:pPr>
        <w:spacing w:before="24" w:after="24" w:line="276" w:lineRule="auto"/>
        <w:rPr>
          <w:rFonts w:ascii="Times New Roman" w:eastAsia="Calibri" w:hAnsi="Times New Roman" w:cs="Times New Roman"/>
          <w:b/>
          <w:bCs/>
        </w:rPr>
      </w:pPr>
    </w:p>
    <w:p w14:paraId="7C106AC7" w14:textId="77777777" w:rsidR="00076250" w:rsidRDefault="00076250" w:rsidP="00A670AA">
      <w:pPr>
        <w:spacing w:before="24" w:after="24" w:line="276" w:lineRule="auto"/>
        <w:rPr>
          <w:rFonts w:ascii="Times New Roman" w:eastAsia="Calibri" w:hAnsi="Times New Roman" w:cs="Times New Roman"/>
          <w:b/>
          <w:bCs/>
        </w:rPr>
      </w:pPr>
    </w:p>
    <w:p w14:paraId="6E50884D" w14:textId="77777777" w:rsidR="00076250" w:rsidRDefault="00076250" w:rsidP="00A670AA">
      <w:pPr>
        <w:spacing w:before="24" w:after="24" w:line="276" w:lineRule="auto"/>
        <w:rPr>
          <w:rFonts w:ascii="Times New Roman" w:eastAsia="Calibri" w:hAnsi="Times New Roman" w:cs="Times New Roman"/>
          <w:b/>
          <w:bCs/>
        </w:rPr>
      </w:pPr>
    </w:p>
    <w:p w14:paraId="732424EC" w14:textId="2F11EC63" w:rsidR="00A670AA" w:rsidRPr="00A670AA" w:rsidRDefault="00A670AA" w:rsidP="00A670AA">
      <w:pPr>
        <w:spacing w:before="24" w:after="24" w:line="276" w:lineRule="auto"/>
        <w:rPr>
          <w:rFonts w:ascii="Times New Roman" w:eastAsia="Calibri" w:hAnsi="Times New Roman" w:cs="Times New Roman"/>
          <w:b/>
          <w:bCs/>
        </w:rPr>
      </w:pPr>
      <w:r w:rsidRPr="00A670AA">
        <w:rPr>
          <w:rFonts w:ascii="Times New Roman" w:eastAsia="Calibri" w:hAnsi="Times New Roman" w:cs="Times New Roman"/>
          <w:b/>
          <w:bCs/>
        </w:rPr>
        <w:lastRenderedPageBreak/>
        <w:t>8.2 Deployment Guide</w:t>
      </w:r>
    </w:p>
    <w:p w14:paraId="4CA97708" w14:textId="77777777" w:rsidR="00A670AA" w:rsidRPr="00A670AA" w:rsidRDefault="00A670AA" w:rsidP="00A670AA">
      <w:pPr>
        <w:spacing w:before="24" w:after="24" w:line="276" w:lineRule="auto"/>
        <w:rPr>
          <w:rFonts w:ascii="Times New Roman" w:eastAsia="Calibri" w:hAnsi="Times New Roman" w:cs="Times New Roman"/>
        </w:rPr>
      </w:pPr>
    </w:p>
    <w:p w14:paraId="1C484D25" w14:textId="77777777" w:rsidR="00A670AA" w:rsidRPr="00A670AA" w:rsidRDefault="00A670AA" w:rsidP="00A670AA">
      <w:pPr>
        <w:spacing w:before="24" w:after="24" w:line="276" w:lineRule="auto"/>
        <w:rPr>
          <w:rFonts w:ascii="Times New Roman" w:eastAsia="Calibri" w:hAnsi="Times New Roman" w:cs="Times New Roman"/>
        </w:rPr>
      </w:pPr>
    </w:p>
    <w:p w14:paraId="1CC432C0"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 xml:space="preserve">Deploying the </w:t>
      </w:r>
      <w:r w:rsidRPr="00A670AA">
        <w:rPr>
          <w:rFonts w:ascii="Times New Roman" w:hAnsi="Times New Roman" w:cs="Times New Roman"/>
          <w:b/>
          <w:bCs/>
        </w:rPr>
        <w:t>Event Booking &amp; Management System</w:t>
      </w:r>
      <w:r w:rsidRPr="00A670AA">
        <w:rPr>
          <w:rFonts w:ascii="Times New Roman" w:hAnsi="Times New Roman" w:cs="Times New Roman"/>
        </w:rPr>
        <w:t xml:space="preserve">, managed by </w:t>
      </w:r>
      <w:r w:rsidRPr="00A670AA">
        <w:rPr>
          <w:rFonts w:ascii="Times New Roman" w:hAnsi="Times New Roman" w:cs="Times New Roman"/>
          <w:b/>
          <w:bCs/>
        </w:rPr>
        <w:t>Ishu</w:t>
      </w:r>
      <w:r w:rsidRPr="00A670AA">
        <w:rPr>
          <w:rFonts w:ascii="Times New Roman" w:hAnsi="Times New Roman" w:cs="Times New Roman"/>
        </w:rPr>
        <w:t xml:space="preserve"> in 2.5 months, involves hosting the </w:t>
      </w:r>
      <w:r w:rsidRPr="00A670AA">
        <w:rPr>
          <w:rFonts w:ascii="Times New Roman" w:hAnsi="Times New Roman" w:cs="Times New Roman"/>
          <w:b/>
          <w:bCs/>
        </w:rPr>
        <w:t>React</w:t>
      </w:r>
      <w:r w:rsidRPr="00A670AA">
        <w:rPr>
          <w:rFonts w:ascii="Times New Roman" w:hAnsi="Times New Roman" w:cs="Times New Roman"/>
        </w:rPr>
        <w:t xml:space="preserve"> frontend on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w:t>
      </w:r>
      <w:r w:rsidRPr="00A670AA">
        <w:rPr>
          <w:rFonts w:ascii="Times New Roman" w:hAnsi="Times New Roman" w:cs="Times New Roman"/>
          <w:b/>
          <w:bCs/>
        </w:rPr>
        <w:t>Node.js</w:t>
      </w:r>
      <w:r w:rsidRPr="00A670AA">
        <w:rPr>
          <w:rFonts w:ascii="Times New Roman" w:hAnsi="Times New Roman" w:cs="Times New Roman"/>
        </w:rPr>
        <w:t xml:space="preserve"> backend on </w:t>
      </w:r>
      <w:r w:rsidRPr="00A670AA">
        <w:rPr>
          <w:rFonts w:ascii="Times New Roman" w:hAnsi="Times New Roman" w:cs="Times New Roman"/>
          <w:b/>
          <w:bCs/>
        </w:rPr>
        <w:t>Render</w:t>
      </w:r>
      <w:r w:rsidRPr="00A670AA">
        <w:rPr>
          <w:rFonts w:ascii="Times New Roman" w:hAnsi="Times New Roman" w:cs="Times New Roman"/>
        </w:rPr>
        <w:t xml:space="preserve">, and database on </w:t>
      </w:r>
      <w:r w:rsidRPr="00A670AA">
        <w:rPr>
          <w:rFonts w:ascii="Times New Roman" w:hAnsi="Times New Roman" w:cs="Times New Roman"/>
          <w:b/>
          <w:bCs/>
        </w:rPr>
        <w:t>MongoDB Atlas</w:t>
      </w:r>
      <w:r w:rsidRPr="00A670AA">
        <w:rPr>
          <w:rFonts w:ascii="Times New Roman" w:hAnsi="Times New Roman" w:cs="Times New Roman"/>
        </w:rPr>
        <w:t xml:space="preserve">. </w:t>
      </w:r>
      <w:r w:rsidRPr="00A670AA">
        <w:rPr>
          <w:rFonts w:ascii="Times New Roman" w:hAnsi="Times New Roman" w:cs="Times New Roman"/>
          <w:b/>
          <w:bCs/>
        </w:rPr>
        <w:t>Mayank</w:t>
      </w:r>
      <w:r w:rsidRPr="00A670AA">
        <w:rPr>
          <w:rFonts w:ascii="Times New Roman" w:hAnsi="Times New Roman" w:cs="Times New Roman"/>
        </w:rPr>
        <w:t xml:space="preserve"> connects the client/ Git repository to </w:t>
      </w:r>
      <w:proofErr w:type="spellStart"/>
      <w:r w:rsidRPr="00A670AA">
        <w:rPr>
          <w:rFonts w:ascii="Times New Roman" w:hAnsi="Times New Roman" w:cs="Times New Roman"/>
          <w:b/>
          <w:bCs/>
        </w:rPr>
        <w:t>Vercel</w:t>
      </w:r>
      <w:proofErr w:type="spellEnd"/>
      <w:r w:rsidRPr="00A670AA">
        <w:rPr>
          <w:rFonts w:ascii="Times New Roman" w:hAnsi="Times New Roman" w:cs="Times New Roman"/>
        </w:rPr>
        <w:t xml:space="preserve">, setting environment variables like REACT_APP_API_URL in the dashboard. Automatic builds minify assets, ensuring 1.2-second load times within 100 GB bandwidth. Run </w:t>
      </w:r>
      <w:proofErr w:type="spellStart"/>
      <w:r w:rsidRPr="00A670AA">
        <w:rPr>
          <w:rFonts w:ascii="Times New Roman" w:hAnsi="Times New Roman" w:cs="Times New Roman"/>
        </w:rPr>
        <w:t>npm</w:t>
      </w:r>
      <w:proofErr w:type="spellEnd"/>
      <w:r w:rsidRPr="00A670AA">
        <w:rPr>
          <w:rFonts w:ascii="Times New Roman" w:hAnsi="Times New Roman" w:cs="Times New Roman"/>
        </w:rPr>
        <w:t xml:space="preserve"> run build locally to verify before pushing.</w:t>
      </w:r>
    </w:p>
    <w:p w14:paraId="2DDBACF8" w14:textId="77777777" w:rsidR="00A670AA" w:rsidRPr="00A670AA" w:rsidRDefault="00A670AA" w:rsidP="00A670AA">
      <w:pPr>
        <w:spacing w:before="24" w:after="24" w:line="276" w:lineRule="auto"/>
        <w:rPr>
          <w:rFonts w:ascii="Times New Roman" w:eastAsia="Calibri" w:hAnsi="Times New Roman" w:cs="Times New Roman"/>
          <w:b/>
          <w:bCs/>
        </w:rPr>
      </w:pPr>
    </w:p>
    <w:p w14:paraId="5F8768EE"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b/>
          <w:bCs/>
        </w:rPr>
        <w:t>Ishu</w:t>
      </w:r>
      <w:r w:rsidRPr="00A670AA">
        <w:rPr>
          <w:rFonts w:ascii="Times New Roman" w:hAnsi="Times New Roman" w:cs="Times New Roman"/>
        </w:rPr>
        <w:t xml:space="preserve"> deploys the server/ codebase to </w:t>
      </w:r>
      <w:r w:rsidRPr="00A670AA">
        <w:rPr>
          <w:rFonts w:ascii="Times New Roman" w:hAnsi="Times New Roman" w:cs="Times New Roman"/>
          <w:b/>
          <w:bCs/>
        </w:rPr>
        <w:t>Render</w:t>
      </w:r>
      <w:r w:rsidRPr="00A670AA">
        <w:rPr>
          <w:rFonts w:ascii="Times New Roman" w:hAnsi="Times New Roman" w:cs="Times New Roman"/>
        </w:rPr>
        <w:t xml:space="preserve">, configuring variables like MONGO_URI, JWT_SECRET, and NODE_ENV in </w:t>
      </w:r>
      <w:r w:rsidRPr="00A670AA">
        <w:rPr>
          <w:rFonts w:ascii="Times New Roman" w:hAnsi="Times New Roman" w:cs="Times New Roman"/>
          <w:b/>
          <w:bCs/>
        </w:rPr>
        <w:t>Render’s</w:t>
      </w:r>
      <w:r w:rsidRPr="00A670AA">
        <w:rPr>
          <w:rFonts w:ascii="Times New Roman" w:hAnsi="Times New Roman" w:cs="Times New Roman"/>
        </w:rPr>
        <w:t xml:space="preserve"> settings. A </w:t>
      </w:r>
      <w:proofErr w:type="spellStart"/>
      <w:r w:rsidRPr="00A670AA">
        <w:rPr>
          <w:rFonts w:ascii="Times New Roman" w:hAnsi="Times New Roman" w:cs="Times New Roman"/>
        </w:rPr>
        <w:t>cron</w:t>
      </w:r>
      <w:proofErr w:type="spellEnd"/>
      <w:r w:rsidRPr="00A670AA">
        <w:rPr>
          <w:rFonts w:ascii="Times New Roman" w:hAnsi="Times New Roman" w:cs="Times New Roman"/>
        </w:rPr>
        <w:t xml:space="preserve"> job pings /health every 10 minutes to prevent sleep mode, critical for </w:t>
      </w:r>
      <w:r w:rsidRPr="00A670AA">
        <w:rPr>
          <w:rFonts w:ascii="Times New Roman" w:hAnsi="Times New Roman" w:cs="Times New Roman"/>
          <w:b/>
          <w:bCs/>
        </w:rPr>
        <w:t>Socket.io</w:t>
      </w:r>
      <w:r w:rsidRPr="00A670AA">
        <w:rPr>
          <w:rFonts w:ascii="Times New Roman" w:hAnsi="Times New Roman" w:cs="Times New Roman"/>
        </w:rPr>
        <w:t xml:space="preserve"> updates. </w:t>
      </w:r>
      <w:r w:rsidRPr="00A670AA">
        <w:rPr>
          <w:rFonts w:ascii="Times New Roman" w:hAnsi="Times New Roman" w:cs="Times New Roman"/>
          <w:b/>
          <w:bCs/>
        </w:rPr>
        <w:t>Kishan</w:t>
      </w:r>
      <w:r w:rsidRPr="00A670AA">
        <w:rPr>
          <w:rFonts w:ascii="Times New Roman" w:hAnsi="Times New Roman" w:cs="Times New Roman"/>
        </w:rPr>
        <w:t xml:space="preserve"> sets up a 512 MB </w:t>
      </w:r>
      <w:r w:rsidRPr="00A670AA">
        <w:rPr>
          <w:rFonts w:ascii="Times New Roman" w:hAnsi="Times New Roman" w:cs="Times New Roman"/>
          <w:b/>
          <w:bCs/>
        </w:rPr>
        <w:t>MongoDB Atlas</w:t>
      </w:r>
      <w:r w:rsidRPr="00A670AA">
        <w:rPr>
          <w:rFonts w:ascii="Times New Roman" w:hAnsi="Times New Roman" w:cs="Times New Roman"/>
        </w:rPr>
        <w:t xml:space="preserve"> cluster, importing seeded data (100 events, 500 bookings) via </w:t>
      </w:r>
      <w:r w:rsidRPr="00A670AA">
        <w:rPr>
          <w:rFonts w:ascii="Times New Roman" w:hAnsi="Times New Roman" w:cs="Times New Roman"/>
          <w:b/>
          <w:bCs/>
        </w:rPr>
        <w:t>MongoDB Compass</w:t>
      </w:r>
      <w:r w:rsidRPr="00A670AA">
        <w:rPr>
          <w:rFonts w:ascii="Times New Roman" w:hAnsi="Times New Roman" w:cs="Times New Roman"/>
        </w:rPr>
        <w:t xml:space="preserve"> and enabling indexes on </w:t>
      </w:r>
      <w:proofErr w:type="spellStart"/>
      <w:r w:rsidRPr="00A670AA">
        <w:rPr>
          <w:rFonts w:ascii="Times New Roman" w:hAnsi="Times New Roman" w:cs="Times New Roman"/>
        </w:rPr>
        <w:t>eventId</w:t>
      </w:r>
      <w:proofErr w:type="spellEnd"/>
      <w:r w:rsidRPr="00A670AA">
        <w:rPr>
          <w:rFonts w:ascii="Times New Roman" w:hAnsi="Times New Roman" w:cs="Times New Roman"/>
        </w:rPr>
        <w:t xml:space="preserve"> and </w:t>
      </w:r>
      <w:proofErr w:type="spellStart"/>
      <w:r w:rsidRPr="00A670AA">
        <w:rPr>
          <w:rFonts w:ascii="Times New Roman" w:hAnsi="Times New Roman" w:cs="Times New Roman"/>
        </w:rPr>
        <w:t>userId</w:t>
      </w:r>
      <w:proofErr w:type="spellEnd"/>
      <w:r w:rsidRPr="00A670AA">
        <w:rPr>
          <w:rFonts w:ascii="Times New Roman" w:hAnsi="Times New Roman" w:cs="Times New Roman"/>
        </w:rPr>
        <w:t xml:space="preserve"> for 80ms queries.</w:t>
      </w:r>
    </w:p>
    <w:p w14:paraId="68D14D32" w14:textId="77777777" w:rsidR="00A670AA" w:rsidRPr="00A670AA" w:rsidRDefault="00A670AA" w:rsidP="00A670AA">
      <w:pPr>
        <w:spacing w:before="24" w:after="24" w:line="276" w:lineRule="auto"/>
        <w:rPr>
          <w:rFonts w:ascii="Times New Roman" w:eastAsia="Calibri" w:hAnsi="Times New Roman" w:cs="Times New Roman"/>
          <w:b/>
          <w:bCs/>
        </w:rPr>
      </w:pPr>
    </w:p>
    <w:p w14:paraId="408B7618" w14:textId="77777777" w:rsidR="00A670AA" w:rsidRPr="00A670AA" w:rsidRDefault="00A670AA" w:rsidP="00A670AA">
      <w:pPr>
        <w:spacing w:before="24" w:after="24" w:line="276" w:lineRule="auto"/>
        <w:ind w:firstLine="630"/>
        <w:jc w:val="both"/>
        <w:rPr>
          <w:rFonts w:ascii="Times New Roman" w:hAnsi="Times New Roman" w:cs="Times New Roman"/>
        </w:rPr>
      </w:pPr>
      <w:proofErr w:type="spellStart"/>
      <w:r w:rsidRPr="00A670AA">
        <w:rPr>
          <w:rFonts w:ascii="Times New Roman" w:hAnsi="Times New Roman" w:cs="Times New Roman"/>
          <w:b/>
          <w:bCs/>
        </w:rPr>
        <w:t>Deepraj</w:t>
      </w:r>
      <w:proofErr w:type="spellEnd"/>
      <w:r w:rsidRPr="00A670AA">
        <w:rPr>
          <w:rFonts w:ascii="Times New Roman" w:hAnsi="Times New Roman" w:cs="Times New Roman"/>
        </w:rPr>
        <w:t xml:space="preserve"> verifies </w:t>
      </w:r>
      <w:r w:rsidRPr="00A670AA">
        <w:rPr>
          <w:rFonts w:ascii="Times New Roman" w:hAnsi="Times New Roman" w:cs="Times New Roman"/>
          <w:b/>
          <w:bCs/>
        </w:rPr>
        <w:t>TLS</w:t>
      </w:r>
      <w:r w:rsidRPr="00A670AA">
        <w:rPr>
          <w:rFonts w:ascii="Times New Roman" w:hAnsi="Times New Roman" w:cs="Times New Roman"/>
        </w:rPr>
        <w:t xml:space="preserve"> encryption across services, ensuring secure </w:t>
      </w:r>
      <w:r w:rsidRPr="00A670AA">
        <w:rPr>
          <w:rFonts w:ascii="Times New Roman" w:hAnsi="Times New Roman" w:cs="Times New Roman"/>
          <w:b/>
          <w:bCs/>
        </w:rPr>
        <w:t>QR code</w:t>
      </w:r>
      <w:r w:rsidRPr="00A670AA">
        <w:rPr>
          <w:rFonts w:ascii="Times New Roman" w:hAnsi="Times New Roman" w:cs="Times New Roman"/>
        </w:rPr>
        <w:t xml:space="preserve"> transfers. Deployment takes two days, with </w:t>
      </w:r>
      <w:r w:rsidRPr="00A670AA">
        <w:rPr>
          <w:rFonts w:ascii="Times New Roman" w:hAnsi="Times New Roman" w:cs="Times New Roman"/>
          <w:b/>
          <w:bCs/>
        </w:rPr>
        <w:t>Ishu</w:t>
      </w:r>
      <w:r w:rsidRPr="00A670AA">
        <w:rPr>
          <w:rFonts w:ascii="Times New Roman" w:hAnsi="Times New Roman" w:cs="Times New Roman"/>
        </w:rPr>
        <w:t xml:space="preserve"> using Git rollbacks for issues like </w:t>
      </w:r>
      <w:r w:rsidRPr="00A670AA">
        <w:rPr>
          <w:rFonts w:ascii="Times New Roman" w:hAnsi="Times New Roman" w:cs="Times New Roman"/>
          <w:b/>
          <w:bCs/>
        </w:rPr>
        <w:t>Render</w:t>
      </w:r>
      <w:r w:rsidRPr="00A670AA">
        <w:rPr>
          <w:rFonts w:ascii="Times New Roman" w:hAnsi="Times New Roman" w:cs="Times New Roman"/>
        </w:rPr>
        <w:t xml:space="preserve"> memory spikes. Post-deployment, check logs in server/logs/ and </w:t>
      </w:r>
      <w:proofErr w:type="spellStart"/>
      <w:r w:rsidRPr="00A670AA">
        <w:rPr>
          <w:rFonts w:ascii="Times New Roman" w:hAnsi="Times New Roman" w:cs="Times New Roman"/>
          <w:b/>
          <w:bCs/>
        </w:rPr>
        <w:t>Vercel’s</w:t>
      </w:r>
      <w:proofErr w:type="spellEnd"/>
      <w:r w:rsidRPr="00A670AA">
        <w:rPr>
          <w:rFonts w:ascii="Times New Roman" w:hAnsi="Times New Roman" w:cs="Times New Roman"/>
        </w:rPr>
        <w:t xml:space="preserve"> analytics for errors. This process ensures 99.9% uptime for community events.</w:t>
      </w:r>
    </w:p>
    <w:p w14:paraId="413E4505" w14:textId="77777777" w:rsidR="00A670AA" w:rsidRPr="00A670AA" w:rsidRDefault="00A670AA" w:rsidP="00A670AA">
      <w:pPr>
        <w:spacing w:before="24" w:after="24" w:line="276" w:lineRule="auto"/>
        <w:rPr>
          <w:rFonts w:ascii="Times New Roman" w:eastAsia="Calibri" w:hAnsi="Times New Roman" w:cs="Times New Roman"/>
        </w:rPr>
      </w:pPr>
    </w:p>
    <w:p w14:paraId="0CEAA38A" w14:textId="77777777" w:rsidR="00A670AA" w:rsidRPr="00A670AA" w:rsidRDefault="00A670AA" w:rsidP="00A670AA">
      <w:pPr>
        <w:spacing w:before="24" w:after="24" w:line="276" w:lineRule="auto"/>
        <w:ind w:firstLine="630"/>
        <w:jc w:val="both"/>
        <w:rPr>
          <w:rFonts w:ascii="Times New Roman" w:hAnsi="Times New Roman" w:cs="Times New Roman"/>
        </w:rPr>
      </w:pPr>
      <w:r w:rsidRPr="00A670AA">
        <w:rPr>
          <w:rFonts w:ascii="Times New Roman" w:hAnsi="Times New Roman" w:cs="Times New Roman"/>
        </w:rPr>
        <w:t>This guide simplifies deployment, showcasing our technical expertise for our degree program. It supports replication and future scaling with paid tiers.</w:t>
      </w:r>
    </w:p>
    <w:p w14:paraId="2090ACFE" w14:textId="77777777" w:rsidR="00A670AA" w:rsidRPr="00A670AA" w:rsidRDefault="00A670AA" w:rsidP="00A670AA">
      <w:pPr>
        <w:spacing w:before="24" w:after="24" w:line="276" w:lineRule="auto"/>
        <w:rPr>
          <w:rFonts w:ascii="Times New Roman" w:eastAsia="Calibri" w:hAnsi="Times New Roman" w:cs="Times New Roman"/>
        </w:rPr>
      </w:pPr>
    </w:p>
    <w:p w14:paraId="4D9951D6" w14:textId="77777777" w:rsidR="00A670AA" w:rsidRDefault="00A670AA" w:rsidP="00BA043D">
      <w:pPr>
        <w:pStyle w:val="ParagraphFormat"/>
        <w:rPr>
          <w:b/>
          <w:bCs/>
        </w:rPr>
      </w:pPr>
    </w:p>
    <w:p w14:paraId="3239612A" w14:textId="77777777" w:rsidR="00A670AA" w:rsidRDefault="00A670AA" w:rsidP="00BA043D">
      <w:pPr>
        <w:pStyle w:val="ParagraphFormat"/>
        <w:rPr>
          <w:b/>
          <w:bCs/>
        </w:rPr>
      </w:pPr>
    </w:p>
    <w:p w14:paraId="71EB393C" w14:textId="77777777" w:rsidR="00A670AA" w:rsidRDefault="00A670AA" w:rsidP="00BA043D">
      <w:pPr>
        <w:pStyle w:val="ParagraphFormat"/>
        <w:rPr>
          <w:b/>
          <w:bCs/>
        </w:rPr>
      </w:pPr>
    </w:p>
    <w:p w14:paraId="579F9774" w14:textId="77777777" w:rsidR="00A670AA" w:rsidRDefault="00A670AA" w:rsidP="00BA043D">
      <w:pPr>
        <w:pStyle w:val="ParagraphFormat"/>
        <w:rPr>
          <w:b/>
          <w:bCs/>
        </w:rPr>
      </w:pPr>
    </w:p>
    <w:p w14:paraId="3A454685" w14:textId="77777777" w:rsidR="00A670AA" w:rsidRDefault="00A670AA" w:rsidP="00BA043D">
      <w:pPr>
        <w:pStyle w:val="ParagraphFormat"/>
        <w:rPr>
          <w:b/>
          <w:bCs/>
        </w:rPr>
      </w:pPr>
    </w:p>
    <w:p w14:paraId="7128206F" w14:textId="77777777" w:rsidR="00A670AA" w:rsidRDefault="00A670AA" w:rsidP="00BA043D">
      <w:pPr>
        <w:pStyle w:val="ParagraphFormat"/>
        <w:rPr>
          <w:b/>
          <w:bCs/>
        </w:rPr>
      </w:pPr>
    </w:p>
    <w:p w14:paraId="33D85DCB" w14:textId="77777777" w:rsidR="00A670AA" w:rsidRDefault="00A670AA" w:rsidP="00BA043D">
      <w:pPr>
        <w:pStyle w:val="ParagraphFormat"/>
        <w:rPr>
          <w:b/>
          <w:bCs/>
        </w:rPr>
      </w:pPr>
    </w:p>
    <w:p w14:paraId="38339E3B" w14:textId="77777777" w:rsidR="00A670AA" w:rsidRDefault="00A670AA" w:rsidP="00BA043D">
      <w:pPr>
        <w:pStyle w:val="ParagraphFormat"/>
        <w:rPr>
          <w:b/>
          <w:bCs/>
        </w:rPr>
      </w:pPr>
    </w:p>
    <w:p w14:paraId="4463B888" w14:textId="77777777" w:rsidR="00A670AA" w:rsidRDefault="00A670AA" w:rsidP="00BA043D">
      <w:pPr>
        <w:pStyle w:val="ParagraphFormat"/>
        <w:rPr>
          <w:b/>
          <w:bCs/>
        </w:rPr>
      </w:pPr>
    </w:p>
    <w:p w14:paraId="7B7BE72C" w14:textId="77777777" w:rsidR="00A670AA" w:rsidRDefault="00A670AA" w:rsidP="00BA043D">
      <w:pPr>
        <w:pStyle w:val="ParagraphFormat"/>
        <w:rPr>
          <w:b/>
          <w:bCs/>
        </w:rPr>
      </w:pPr>
    </w:p>
    <w:p w14:paraId="1E371566" w14:textId="77777777" w:rsidR="00A670AA" w:rsidRDefault="00A670AA" w:rsidP="00BA043D">
      <w:pPr>
        <w:pStyle w:val="ParagraphFormat"/>
        <w:rPr>
          <w:b/>
          <w:bCs/>
        </w:rPr>
      </w:pPr>
    </w:p>
    <w:p w14:paraId="2E3730C1" w14:textId="77777777" w:rsidR="00A670AA" w:rsidRDefault="00A670AA" w:rsidP="00BA043D">
      <w:pPr>
        <w:pStyle w:val="ParagraphFormat"/>
        <w:rPr>
          <w:b/>
          <w:bCs/>
        </w:rPr>
      </w:pPr>
    </w:p>
    <w:p w14:paraId="04638330" w14:textId="77777777" w:rsidR="00A670AA" w:rsidRDefault="00A670AA" w:rsidP="00BA043D">
      <w:pPr>
        <w:pStyle w:val="ParagraphFormat"/>
        <w:rPr>
          <w:b/>
          <w:bCs/>
        </w:rPr>
      </w:pPr>
    </w:p>
    <w:p w14:paraId="0B6B3992" w14:textId="77777777" w:rsidR="00A670AA" w:rsidRDefault="00A670AA" w:rsidP="00BA043D">
      <w:pPr>
        <w:pStyle w:val="ParagraphFormat"/>
        <w:rPr>
          <w:b/>
          <w:bCs/>
        </w:rPr>
      </w:pPr>
    </w:p>
    <w:p w14:paraId="430C3AAC" w14:textId="77777777" w:rsidR="00A670AA" w:rsidRDefault="00A670AA" w:rsidP="00BA043D">
      <w:pPr>
        <w:pStyle w:val="ParagraphFormat"/>
        <w:rPr>
          <w:b/>
          <w:bCs/>
        </w:rPr>
      </w:pPr>
    </w:p>
    <w:p w14:paraId="2604E38D" w14:textId="77777777" w:rsidR="00A670AA" w:rsidRDefault="00A670AA" w:rsidP="00BA043D">
      <w:pPr>
        <w:pStyle w:val="ParagraphFormat"/>
        <w:rPr>
          <w:b/>
          <w:bCs/>
        </w:rPr>
      </w:pPr>
    </w:p>
    <w:p w14:paraId="4EFD9C33" w14:textId="77777777" w:rsidR="00A670AA" w:rsidRDefault="00A670AA" w:rsidP="00BA043D">
      <w:pPr>
        <w:pStyle w:val="ParagraphFormat"/>
        <w:rPr>
          <w:b/>
          <w:bCs/>
        </w:rPr>
      </w:pPr>
    </w:p>
    <w:p w14:paraId="2027B9DC" w14:textId="77777777" w:rsidR="00A670AA" w:rsidRDefault="00A670AA" w:rsidP="00BA043D">
      <w:pPr>
        <w:pStyle w:val="ParagraphFormat"/>
        <w:rPr>
          <w:b/>
          <w:bCs/>
        </w:rPr>
      </w:pPr>
    </w:p>
    <w:p w14:paraId="11EA42E3" w14:textId="725E2113" w:rsidR="003D516F" w:rsidRPr="00BA043D" w:rsidRDefault="003D516F" w:rsidP="00BA043D">
      <w:pPr>
        <w:pStyle w:val="ParagraphFormat"/>
        <w:rPr>
          <w:b/>
          <w:bCs/>
        </w:rPr>
      </w:pPr>
      <w:r w:rsidRPr="00BA043D">
        <w:rPr>
          <w:b/>
          <w:bCs/>
        </w:rPr>
        <w:t>8.3 Performance Benchmarks</w:t>
      </w:r>
    </w:p>
    <w:p w14:paraId="7F868925" w14:textId="77777777" w:rsidR="00BA043D" w:rsidRDefault="00BA043D" w:rsidP="006D5425">
      <w:pPr>
        <w:spacing w:before="24" w:after="24"/>
        <w:rPr>
          <w:rFonts w:ascii="Times New Roman" w:hAnsi="Times New Roman" w:cs="Times New Roman"/>
        </w:rPr>
      </w:pPr>
    </w:p>
    <w:p w14:paraId="5E13A733" w14:textId="77777777" w:rsidR="00BA043D" w:rsidRDefault="00BA043D" w:rsidP="006D5425">
      <w:pPr>
        <w:spacing w:before="24" w:after="24"/>
        <w:rPr>
          <w:rFonts w:ascii="Times New Roman" w:hAnsi="Times New Roman" w:cs="Times New Roman"/>
        </w:rPr>
      </w:pPr>
    </w:p>
    <w:p w14:paraId="2C8DD5A1" w14:textId="67485C8E" w:rsidR="003D516F" w:rsidRPr="009302EC" w:rsidRDefault="003D516F" w:rsidP="00BA043D">
      <w:pPr>
        <w:pStyle w:val="ParagraphFormat"/>
      </w:pPr>
      <w:r w:rsidRPr="009302EC">
        <w:t xml:space="preserve">Performance benchmarks for the </w:t>
      </w:r>
      <w:r w:rsidRPr="009302EC">
        <w:rPr>
          <w:b/>
          <w:bCs/>
        </w:rPr>
        <w:t>Event Booking &amp; Management System</w:t>
      </w:r>
      <w:r w:rsidRPr="009302EC">
        <w:t xml:space="preserve">, evaluated by </w:t>
      </w:r>
      <w:r w:rsidRPr="009302EC">
        <w:rPr>
          <w:b/>
          <w:bCs/>
        </w:rPr>
        <w:t>Deepraj</w:t>
      </w:r>
      <w:r w:rsidRPr="009302EC">
        <w:t xml:space="preserve"> under </w:t>
      </w:r>
      <w:r w:rsidRPr="009302EC">
        <w:rPr>
          <w:b/>
          <w:bCs/>
        </w:rPr>
        <w:t>Ishu’s</w:t>
      </w:r>
      <w:r w:rsidRPr="009302EC">
        <w:t xml:space="preserve"> leadership, confirm its efficiency for community events. </w:t>
      </w:r>
      <w:r w:rsidRPr="009302EC">
        <w:rPr>
          <w:b/>
          <w:bCs/>
        </w:rPr>
        <w:t>Ishu’s</w:t>
      </w:r>
      <w:r w:rsidRPr="009302EC">
        <w:t xml:space="preserve"> </w:t>
      </w:r>
      <w:r w:rsidRPr="009302EC">
        <w:rPr>
          <w:b/>
          <w:bCs/>
        </w:rPr>
        <w:t>Node.js</w:t>
      </w:r>
      <w:r w:rsidRPr="009302EC">
        <w:t xml:space="preserve"> backend on </w:t>
      </w:r>
      <w:r w:rsidRPr="009302EC">
        <w:rPr>
          <w:b/>
          <w:bCs/>
        </w:rPr>
        <w:t>Render</w:t>
      </w:r>
      <w:r w:rsidRPr="009302EC">
        <w:t xml:space="preserve"> achieves 200ms API responses for /events and /bookings, tested with </w:t>
      </w:r>
      <w:r w:rsidRPr="009302EC">
        <w:rPr>
          <w:b/>
          <w:bCs/>
        </w:rPr>
        <w:t>Jest</w:t>
      </w:r>
      <w:r w:rsidRPr="009302EC">
        <w:t xml:space="preserve"> for 1000 concurrent requests, staying within 512 MB RAM</w:t>
      </w:r>
      <w:r w:rsidR="00C939BB" w:rsidRPr="009302EC">
        <w:t>.</w:t>
      </w:r>
      <w:r w:rsidRPr="009302EC">
        <w:t xml:space="preserve"> </w:t>
      </w:r>
      <w:r w:rsidRPr="009302EC">
        <w:rPr>
          <w:b/>
          <w:bCs/>
        </w:rPr>
        <w:t>Kishan’s</w:t>
      </w:r>
      <w:r w:rsidRPr="009302EC">
        <w:t xml:space="preserve"> </w:t>
      </w:r>
      <w:r w:rsidRPr="009302EC">
        <w:rPr>
          <w:b/>
          <w:bCs/>
        </w:rPr>
        <w:t>MongoDB Atlas</w:t>
      </w:r>
      <w:r w:rsidRPr="009302EC">
        <w:t xml:space="preserve"> database, with indexes on eventId, delivers 80ms queries for 5000 bookings in 512 MB storage</w:t>
      </w:r>
      <w:r w:rsidR="00C939BB" w:rsidRPr="009302EC">
        <w:t>.</w:t>
      </w:r>
    </w:p>
    <w:p w14:paraId="4893CDEB" w14:textId="77777777" w:rsidR="00BA043D" w:rsidRDefault="00BA043D" w:rsidP="00BA043D">
      <w:pPr>
        <w:pStyle w:val="ParagraphFormat"/>
        <w:rPr>
          <w:b/>
          <w:bCs/>
        </w:rPr>
      </w:pPr>
    </w:p>
    <w:p w14:paraId="58494885" w14:textId="4C934390" w:rsidR="003D516F" w:rsidRPr="009302EC" w:rsidRDefault="003D516F" w:rsidP="00BA043D">
      <w:pPr>
        <w:pStyle w:val="ParagraphFormat"/>
      </w:pPr>
      <w:r w:rsidRPr="009302EC">
        <w:rPr>
          <w:b/>
          <w:bCs/>
        </w:rPr>
        <w:t>Mayank’s</w:t>
      </w:r>
      <w:r w:rsidRPr="009302EC">
        <w:t xml:space="preserve"> </w:t>
      </w:r>
      <w:r w:rsidRPr="009302EC">
        <w:rPr>
          <w:b/>
          <w:bCs/>
        </w:rPr>
        <w:t>React</w:t>
      </w:r>
      <w:r w:rsidRPr="009302EC">
        <w:t xml:space="preserve"> frontend on </w:t>
      </w:r>
      <w:r w:rsidRPr="009302EC">
        <w:rPr>
          <w:b/>
          <w:bCs/>
        </w:rPr>
        <w:t>Vercel</w:t>
      </w:r>
      <w:r w:rsidRPr="009302EC">
        <w:t xml:space="preserve"> loads event pages in 1.2 seconds, with </w:t>
      </w:r>
      <w:r w:rsidRPr="009302EC">
        <w:rPr>
          <w:b/>
          <w:bCs/>
        </w:rPr>
        <w:t>Workbox</w:t>
      </w:r>
      <w:r w:rsidRPr="009302EC">
        <w:t xml:space="preserve"> enabling offline loads in 1.5 seconds, scoring 90+ on Lighthouse for performance</w:t>
      </w:r>
      <w:r w:rsidR="00C939BB" w:rsidRPr="009302EC">
        <w:t>.</w:t>
      </w:r>
      <w:r w:rsidRPr="009302EC">
        <w:t xml:space="preserve"> </w:t>
      </w:r>
      <w:r w:rsidRPr="009302EC">
        <w:rPr>
          <w:b/>
          <w:bCs/>
        </w:rPr>
        <w:t>Socket.io</w:t>
      </w:r>
      <w:r w:rsidRPr="009302EC">
        <w:t xml:space="preserve">, optimized by </w:t>
      </w:r>
      <w:r w:rsidRPr="009302EC">
        <w:rPr>
          <w:b/>
          <w:bCs/>
        </w:rPr>
        <w:t>Ishu</w:t>
      </w:r>
      <w:r w:rsidRPr="009302EC">
        <w:t xml:space="preserve">, broadcasts real-time updates in 500ms to 1000 clients, while </w:t>
      </w:r>
      <w:r w:rsidRPr="009302EC">
        <w:rPr>
          <w:b/>
          <w:bCs/>
        </w:rPr>
        <w:t>Deepraj’s</w:t>
      </w:r>
      <w:r w:rsidRPr="009302EC">
        <w:t xml:space="preserve"> </w:t>
      </w:r>
      <w:r w:rsidRPr="009302EC">
        <w:rPr>
          <w:b/>
          <w:bCs/>
        </w:rPr>
        <w:t>JWT</w:t>
      </w:r>
      <w:r w:rsidRPr="009302EC">
        <w:t xml:space="preserve"> validation completes in 50ms, ensuring security without delays</w:t>
      </w:r>
      <w:r w:rsidR="00690BDF" w:rsidRPr="009302EC">
        <w:t>.</w:t>
      </w:r>
      <w:r w:rsidRPr="009302EC">
        <w:t xml:space="preserve"> </w:t>
      </w:r>
      <w:r w:rsidRPr="009302EC">
        <w:rPr>
          <w:b/>
          <w:bCs/>
        </w:rPr>
        <w:t>Ishu’s</w:t>
      </w:r>
      <w:r w:rsidRPr="009302EC">
        <w:t xml:space="preserve"> </w:t>
      </w:r>
      <w:r w:rsidRPr="009302EC">
        <w:rPr>
          <w:b/>
          <w:bCs/>
        </w:rPr>
        <w:t>TensorFlow.js</w:t>
      </w:r>
      <w:r w:rsidRPr="009302EC">
        <w:t xml:space="preserve"> recommendations run in 250ms with 85% accuracy</w:t>
      </w:r>
      <w:r w:rsidR="00690BDF" w:rsidRPr="009302EC">
        <w:t>.</w:t>
      </w:r>
    </w:p>
    <w:p w14:paraId="3E0A89D7" w14:textId="77777777" w:rsidR="00BA043D" w:rsidRDefault="00BA043D" w:rsidP="00BA043D">
      <w:pPr>
        <w:pStyle w:val="ParagraphFormat"/>
      </w:pPr>
    </w:p>
    <w:p w14:paraId="0E6FF7A7" w14:textId="49BEF6B0" w:rsidR="003D516F" w:rsidRPr="009302EC" w:rsidRDefault="003D516F" w:rsidP="00BA043D">
      <w:pPr>
        <w:pStyle w:val="ParagraphFormat"/>
      </w:pPr>
      <w:r w:rsidRPr="009302EC">
        <w:t>Benchmarks, collected in week 10, show consistent performance under load, supporting small-scale events like workshops. Free-tier constraints limited large-scale testing, but results align with project goals</w:t>
      </w:r>
      <w:r w:rsidR="00690BDF" w:rsidRPr="009302EC">
        <w:t>.</w:t>
      </w:r>
    </w:p>
    <w:tbl>
      <w:tblPr>
        <w:tblStyle w:val="TableGrid"/>
        <w:tblW w:w="0" w:type="auto"/>
        <w:tblLook w:val="04A0" w:firstRow="1" w:lastRow="0" w:firstColumn="1" w:lastColumn="0" w:noHBand="0" w:noVBand="1"/>
      </w:tblPr>
      <w:tblGrid>
        <w:gridCol w:w="1756"/>
        <w:gridCol w:w="1416"/>
        <w:gridCol w:w="857"/>
      </w:tblGrid>
      <w:tr w:rsidR="003D516F" w:rsidRPr="009302EC" w14:paraId="632E781F" w14:textId="77777777" w:rsidTr="00BA043D">
        <w:tc>
          <w:tcPr>
            <w:tcW w:w="0" w:type="auto"/>
            <w:hideMark/>
          </w:tcPr>
          <w:p w14:paraId="787C7344" w14:textId="77777777" w:rsidR="003D516F" w:rsidRPr="009302EC" w:rsidRDefault="003D516F" w:rsidP="006D5425">
            <w:pPr>
              <w:spacing w:before="24" w:after="24"/>
              <w:rPr>
                <w:rFonts w:ascii="Times New Roman" w:hAnsi="Times New Roman" w:cs="Times New Roman"/>
                <w:b/>
                <w:bCs/>
              </w:rPr>
            </w:pPr>
            <w:r w:rsidRPr="009302EC">
              <w:rPr>
                <w:rFonts w:ascii="Times New Roman" w:hAnsi="Times New Roman" w:cs="Times New Roman"/>
                <w:b/>
                <w:bCs/>
              </w:rPr>
              <w:t>Component</w:t>
            </w:r>
          </w:p>
        </w:tc>
        <w:tc>
          <w:tcPr>
            <w:tcW w:w="0" w:type="auto"/>
            <w:hideMark/>
          </w:tcPr>
          <w:p w14:paraId="595F0158" w14:textId="77777777" w:rsidR="003D516F" w:rsidRPr="009302EC" w:rsidRDefault="003D516F" w:rsidP="006D5425">
            <w:pPr>
              <w:spacing w:before="24" w:after="24"/>
              <w:rPr>
                <w:rFonts w:ascii="Times New Roman" w:hAnsi="Times New Roman" w:cs="Times New Roman"/>
                <w:b/>
                <w:bCs/>
              </w:rPr>
            </w:pPr>
            <w:r w:rsidRPr="009302EC">
              <w:rPr>
                <w:rFonts w:ascii="Times New Roman" w:hAnsi="Times New Roman" w:cs="Times New Roman"/>
                <w:b/>
                <w:bCs/>
              </w:rPr>
              <w:t>Benchmark</w:t>
            </w:r>
          </w:p>
        </w:tc>
        <w:tc>
          <w:tcPr>
            <w:tcW w:w="0" w:type="auto"/>
            <w:hideMark/>
          </w:tcPr>
          <w:p w14:paraId="2CC380BC" w14:textId="77777777" w:rsidR="003D516F" w:rsidRPr="009302EC" w:rsidRDefault="003D516F" w:rsidP="006D5425">
            <w:pPr>
              <w:spacing w:before="24" w:after="24"/>
              <w:rPr>
                <w:rFonts w:ascii="Times New Roman" w:hAnsi="Times New Roman" w:cs="Times New Roman"/>
                <w:b/>
                <w:bCs/>
              </w:rPr>
            </w:pPr>
            <w:r w:rsidRPr="009302EC">
              <w:rPr>
                <w:rFonts w:ascii="Times New Roman" w:hAnsi="Times New Roman" w:cs="Times New Roman"/>
                <w:b/>
                <w:bCs/>
              </w:rPr>
              <w:t>Value</w:t>
            </w:r>
          </w:p>
        </w:tc>
      </w:tr>
      <w:tr w:rsidR="003D516F" w:rsidRPr="009302EC" w14:paraId="17AA9446" w14:textId="77777777" w:rsidTr="00BA043D">
        <w:tc>
          <w:tcPr>
            <w:tcW w:w="0" w:type="auto"/>
            <w:hideMark/>
          </w:tcPr>
          <w:p w14:paraId="08C33693"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API Response</w:t>
            </w:r>
          </w:p>
        </w:tc>
        <w:tc>
          <w:tcPr>
            <w:tcW w:w="0" w:type="auto"/>
            <w:hideMark/>
          </w:tcPr>
          <w:p w14:paraId="44115BCD"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Time</w:t>
            </w:r>
          </w:p>
        </w:tc>
        <w:tc>
          <w:tcPr>
            <w:tcW w:w="0" w:type="auto"/>
            <w:hideMark/>
          </w:tcPr>
          <w:p w14:paraId="68FB9C5D"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200ms</w:t>
            </w:r>
          </w:p>
        </w:tc>
      </w:tr>
      <w:tr w:rsidR="003D516F" w:rsidRPr="009302EC" w14:paraId="22C9CC3F" w14:textId="77777777" w:rsidTr="00BA043D">
        <w:tc>
          <w:tcPr>
            <w:tcW w:w="0" w:type="auto"/>
            <w:hideMark/>
          </w:tcPr>
          <w:p w14:paraId="0606F7E8"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Database Query</w:t>
            </w:r>
          </w:p>
        </w:tc>
        <w:tc>
          <w:tcPr>
            <w:tcW w:w="0" w:type="auto"/>
            <w:hideMark/>
          </w:tcPr>
          <w:p w14:paraId="546134C7"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Time</w:t>
            </w:r>
          </w:p>
        </w:tc>
        <w:tc>
          <w:tcPr>
            <w:tcW w:w="0" w:type="auto"/>
            <w:hideMark/>
          </w:tcPr>
          <w:p w14:paraId="3032AAA8"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80ms</w:t>
            </w:r>
          </w:p>
        </w:tc>
      </w:tr>
      <w:tr w:rsidR="003D516F" w:rsidRPr="009302EC" w14:paraId="5488E15C" w14:textId="77777777" w:rsidTr="00BA043D">
        <w:tc>
          <w:tcPr>
            <w:tcW w:w="0" w:type="auto"/>
            <w:hideMark/>
          </w:tcPr>
          <w:p w14:paraId="32AD3EDD"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UI Load</w:t>
            </w:r>
          </w:p>
        </w:tc>
        <w:tc>
          <w:tcPr>
            <w:tcW w:w="0" w:type="auto"/>
            <w:hideMark/>
          </w:tcPr>
          <w:p w14:paraId="3B51840B"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Time</w:t>
            </w:r>
          </w:p>
        </w:tc>
        <w:tc>
          <w:tcPr>
            <w:tcW w:w="0" w:type="auto"/>
            <w:hideMark/>
          </w:tcPr>
          <w:p w14:paraId="41437915"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1.2s</w:t>
            </w:r>
          </w:p>
        </w:tc>
      </w:tr>
      <w:tr w:rsidR="003D516F" w:rsidRPr="009302EC" w14:paraId="2F49A593" w14:textId="77777777" w:rsidTr="00BA043D">
        <w:tc>
          <w:tcPr>
            <w:tcW w:w="0" w:type="auto"/>
            <w:hideMark/>
          </w:tcPr>
          <w:p w14:paraId="223A723F"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Real-Time</w:t>
            </w:r>
          </w:p>
        </w:tc>
        <w:tc>
          <w:tcPr>
            <w:tcW w:w="0" w:type="auto"/>
            <w:hideMark/>
          </w:tcPr>
          <w:p w14:paraId="373D9CF9"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Latency</w:t>
            </w:r>
          </w:p>
        </w:tc>
        <w:tc>
          <w:tcPr>
            <w:tcW w:w="0" w:type="auto"/>
            <w:hideMark/>
          </w:tcPr>
          <w:p w14:paraId="51BBDE3D"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t>500ms</w:t>
            </w:r>
          </w:p>
        </w:tc>
      </w:tr>
    </w:tbl>
    <w:p w14:paraId="7B1EBFB5" w14:textId="77777777" w:rsidR="00BA043D" w:rsidRDefault="00BA043D" w:rsidP="006D5425">
      <w:pPr>
        <w:spacing w:before="24" w:after="24"/>
        <w:rPr>
          <w:rFonts w:ascii="Times New Roman" w:hAnsi="Times New Roman" w:cs="Times New Roman"/>
          <w:b/>
          <w:bCs/>
        </w:rPr>
      </w:pPr>
    </w:p>
    <w:p w14:paraId="206675FF" w14:textId="65AD8BDF"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b/>
          <w:bCs/>
        </w:rPr>
        <w:t>Table 8.1</w:t>
      </w:r>
      <w:r w:rsidRPr="009302EC">
        <w:rPr>
          <w:rFonts w:ascii="Times New Roman" w:hAnsi="Times New Roman" w:cs="Times New Roman"/>
        </w:rPr>
        <w:t>: Performance Benchmarks</w:t>
      </w:r>
      <w:r w:rsidRPr="009302EC">
        <w:rPr>
          <w:rFonts w:ascii="Times New Roman" w:hAnsi="Times New Roman" w:cs="Times New Roman"/>
        </w:rPr>
        <w:br w:type="page"/>
      </w:r>
    </w:p>
    <w:p w14:paraId="317FC87F" w14:textId="77777777" w:rsidR="003D516F" w:rsidRPr="00BA043D" w:rsidRDefault="003D516F" w:rsidP="00BA043D">
      <w:pPr>
        <w:pStyle w:val="ParagraphFormat"/>
        <w:rPr>
          <w:b/>
          <w:bCs/>
        </w:rPr>
      </w:pPr>
      <w:r w:rsidRPr="00BA043D">
        <w:rPr>
          <w:b/>
          <w:bCs/>
        </w:rPr>
        <w:lastRenderedPageBreak/>
        <w:t>8.4 Scalability Plan</w:t>
      </w:r>
    </w:p>
    <w:p w14:paraId="3808633C" w14:textId="77777777" w:rsidR="00BA043D" w:rsidRDefault="00BA043D" w:rsidP="006D5425">
      <w:pPr>
        <w:spacing w:before="24" w:after="24"/>
        <w:rPr>
          <w:rFonts w:ascii="Times New Roman" w:hAnsi="Times New Roman" w:cs="Times New Roman"/>
        </w:rPr>
      </w:pPr>
    </w:p>
    <w:p w14:paraId="3CB6945F" w14:textId="77777777" w:rsidR="00BA043D" w:rsidRDefault="00BA043D" w:rsidP="006D5425">
      <w:pPr>
        <w:spacing w:before="24" w:after="24"/>
        <w:rPr>
          <w:rFonts w:ascii="Times New Roman" w:hAnsi="Times New Roman" w:cs="Times New Roman"/>
        </w:rPr>
      </w:pPr>
    </w:p>
    <w:p w14:paraId="1C4BB774" w14:textId="34D3CEF0" w:rsidR="003D516F" w:rsidRPr="009302EC" w:rsidRDefault="003D516F" w:rsidP="00BA043D">
      <w:pPr>
        <w:pStyle w:val="ParagraphFormat"/>
      </w:pPr>
      <w:r w:rsidRPr="009302EC">
        <w:t xml:space="preserve">The scalability plan for the </w:t>
      </w:r>
      <w:r w:rsidRPr="009302EC">
        <w:rPr>
          <w:b/>
          <w:bCs/>
        </w:rPr>
        <w:t>Event Booking &amp; Management System</w:t>
      </w:r>
      <w:r w:rsidRPr="009302EC">
        <w:t xml:space="preserve">, crafted by </w:t>
      </w:r>
      <w:r w:rsidRPr="009302EC">
        <w:rPr>
          <w:b/>
          <w:bCs/>
        </w:rPr>
        <w:t>Ishu</w:t>
      </w:r>
      <w:r w:rsidRPr="009302EC">
        <w:t xml:space="preserve"> in 2.5 months, prepares the system for growth beyond 1000 users. Upgrading </w:t>
      </w:r>
      <w:r w:rsidRPr="009302EC">
        <w:rPr>
          <w:b/>
          <w:bCs/>
        </w:rPr>
        <w:t>Render</w:t>
      </w:r>
      <w:r w:rsidRPr="009302EC">
        <w:t xml:space="preserve"> to a paid tier with 2 GB RAM would support </w:t>
      </w:r>
      <w:r w:rsidRPr="009302EC">
        <w:rPr>
          <w:b/>
          <w:bCs/>
        </w:rPr>
        <w:t>Ishu’s</w:t>
      </w:r>
      <w:r w:rsidRPr="009302EC">
        <w:t xml:space="preserve"> </w:t>
      </w:r>
      <w:r w:rsidRPr="009302EC">
        <w:rPr>
          <w:b/>
          <w:bCs/>
        </w:rPr>
        <w:t>Socket.io</w:t>
      </w:r>
      <w:r w:rsidRPr="009302EC">
        <w:t xml:space="preserve"> handling 5000 concurrent connections, reducing latency to 300ms</w:t>
      </w:r>
      <w:r w:rsidR="00C939BB" w:rsidRPr="009302EC">
        <w:t>.</w:t>
      </w:r>
      <w:r w:rsidRPr="009302EC">
        <w:t xml:space="preserve"> </w:t>
      </w:r>
      <w:r w:rsidRPr="009302EC">
        <w:rPr>
          <w:b/>
          <w:bCs/>
        </w:rPr>
        <w:t>Kishan</w:t>
      </w:r>
      <w:r w:rsidRPr="009302EC">
        <w:t xml:space="preserve"> proposes scaling </w:t>
      </w:r>
      <w:r w:rsidRPr="009302EC">
        <w:rPr>
          <w:b/>
          <w:bCs/>
        </w:rPr>
        <w:t>MongoDB Atlas</w:t>
      </w:r>
      <w:r w:rsidRPr="009302EC">
        <w:t xml:space="preserve"> to 2 GB storage, accommodating 50,000 bookings with 80ms queries, using sharding for larger datasets</w:t>
      </w:r>
      <w:r w:rsidR="00C939BB" w:rsidRPr="009302EC">
        <w:t>.</w:t>
      </w:r>
    </w:p>
    <w:p w14:paraId="73AE4DC2" w14:textId="77777777" w:rsidR="00BA043D" w:rsidRDefault="00BA043D" w:rsidP="006D5425">
      <w:pPr>
        <w:spacing w:before="24" w:after="24"/>
        <w:rPr>
          <w:rFonts w:ascii="Times New Roman" w:hAnsi="Times New Roman" w:cs="Times New Roman"/>
          <w:b/>
          <w:bCs/>
        </w:rPr>
      </w:pPr>
    </w:p>
    <w:p w14:paraId="1FC99A96" w14:textId="62F532E4" w:rsidR="003D516F" w:rsidRPr="009302EC" w:rsidRDefault="003D516F" w:rsidP="00BA043D">
      <w:pPr>
        <w:pStyle w:val="ParagraphFormat"/>
      </w:pPr>
      <w:r w:rsidRPr="009302EC">
        <w:rPr>
          <w:b/>
          <w:bCs/>
        </w:rPr>
        <w:t>Mayank</w:t>
      </w:r>
      <w:r w:rsidRPr="009302EC">
        <w:t xml:space="preserve"> plans to leverage </w:t>
      </w:r>
      <w:r w:rsidRPr="009302EC">
        <w:rPr>
          <w:b/>
          <w:bCs/>
        </w:rPr>
        <w:t>Vercel’s</w:t>
      </w:r>
      <w:r w:rsidRPr="009302EC">
        <w:t xml:space="preserve"> enterprise plan for unlimited bandwidth, ensuring 1.2-second UI loads for global users via enhanced CDN caching</w:t>
      </w:r>
      <w:r w:rsidR="00C939BB" w:rsidRPr="009302EC">
        <w:t>.</w:t>
      </w:r>
      <w:r w:rsidRPr="009302EC">
        <w:t xml:space="preserve"> </w:t>
      </w:r>
      <w:r w:rsidRPr="009302EC">
        <w:rPr>
          <w:b/>
          <w:bCs/>
        </w:rPr>
        <w:t>Deepraj</w:t>
      </w:r>
      <w:r w:rsidRPr="009302EC">
        <w:t xml:space="preserve"> suggests implementing load balancers for </w:t>
      </w:r>
      <w:r w:rsidRPr="009302EC">
        <w:rPr>
          <w:b/>
          <w:bCs/>
        </w:rPr>
        <w:t>Express.js</w:t>
      </w:r>
      <w:r w:rsidRPr="009302EC">
        <w:t xml:space="preserve"> APIs, distributing traffic across multiple </w:t>
      </w:r>
      <w:r w:rsidRPr="009302EC">
        <w:rPr>
          <w:b/>
          <w:bCs/>
        </w:rPr>
        <w:t>Render</w:t>
      </w:r>
      <w:r w:rsidRPr="009302EC">
        <w:t xml:space="preserve"> instances to maintain 200ms responses</w:t>
      </w:r>
      <w:r w:rsidR="00690BDF" w:rsidRPr="009302EC">
        <w:t>.</w:t>
      </w:r>
      <w:r w:rsidRPr="009302EC">
        <w:t xml:space="preserve"> </w:t>
      </w:r>
      <w:r w:rsidRPr="009302EC">
        <w:rPr>
          <w:b/>
          <w:bCs/>
        </w:rPr>
        <w:t>Ishu’s</w:t>
      </w:r>
      <w:r w:rsidRPr="009302EC">
        <w:t xml:space="preserve"> </w:t>
      </w:r>
      <w:r w:rsidRPr="009302EC">
        <w:rPr>
          <w:b/>
          <w:bCs/>
        </w:rPr>
        <w:t>TensorFlow.js</w:t>
      </w:r>
      <w:r w:rsidRPr="009302EC">
        <w:t xml:space="preserve"> model could use cloud-based training on AWS to improve accuracy to 90%, syncing with </w:t>
      </w:r>
      <w:r w:rsidRPr="009302EC">
        <w:rPr>
          <w:b/>
          <w:bCs/>
        </w:rPr>
        <w:t>MongoDB</w:t>
      </w:r>
      <w:r w:rsidR="00690BDF" w:rsidRPr="009302EC">
        <w:t>.</w:t>
      </w:r>
    </w:p>
    <w:p w14:paraId="1C228790" w14:textId="77777777" w:rsidR="00BA043D" w:rsidRDefault="00BA043D" w:rsidP="006D5425">
      <w:pPr>
        <w:spacing w:before="24" w:after="24"/>
        <w:rPr>
          <w:rFonts w:ascii="Times New Roman" w:hAnsi="Times New Roman" w:cs="Times New Roman"/>
        </w:rPr>
      </w:pPr>
    </w:p>
    <w:p w14:paraId="143C1DDF" w14:textId="64729DF4" w:rsidR="003D516F" w:rsidRPr="009302EC" w:rsidRDefault="003D516F" w:rsidP="00BA043D">
      <w:pPr>
        <w:pStyle w:val="ParagraphFormat"/>
      </w:pPr>
      <w:r w:rsidRPr="009302EC">
        <w:t xml:space="preserve">A phased approach—starting with storage upgrades, followed by backend scaling—ensures cost-effective growth. Regular stress tests with </w:t>
      </w:r>
      <w:r w:rsidRPr="009302EC">
        <w:rPr>
          <w:b/>
          <w:bCs/>
        </w:rPr>
        <w:t>Cypress</w:t>
      </w:r>
      <w:r w:rsidRPr="009302EC">
        <w:t xml:space="preserve"> will monitor performance, targeting 99.9% uptime for community events like festivals</w:t>
      </w:r>
      <w:r w:rsidR="00690BDF" w:rsidRPr="009302EC">
        <w:t>.</w:t>
      </w:r>
      <w:r w:rsidRPr="009302EC">
        <w:t xml:space="preserve"> This plan builds on the system’s modular design, ready for large-scale adoption.</w:t>
      </w:r>
    </w:p>
    <w:p w14:paraId="145B1738" w14:textId="77777777" w:rsidR="00BA043D" w:rsidRDefault="00BA043D" w:rsidP="00BA043D">
      <w:pPr>
        <w:pStyle w:val="ParagraphFormat"/>
      </w:pPr>
    </w:p>
    <w:p w14:paraId="6152C263" w14:textId="5596C6F2" w:rsidR="003D516F" w:rsidRPr="009302EC" w:rsidRDefault="003D516F" w:rsidP="00BA043D">
      <w:pPr>
        <w:pStyle w:val="ParagraphFormat"/>
      </w:pPr>
      <w:r w:rsidRPr="009302EC">
        <w:t>This scalability plan ensures future readiness, showcasing our technical expertise for our degree program. It supports events of varying sizes with minimal reconfiguration</w:t>
      </w:r>
      <w:r w:rsidR="00690BDF" w:rsidRPr="009302EC">
        <w:t>.</w:t>
      </w:r>
    </w:p>
    <w:p w14:paraId="3977495F" w14:textId="011685CA" w:rsidR="003D516F" w:rsidRPr="009302EC" w:rsidRDefault="003D516F" w:rsidP="006D5425">
      <w:pPr>
        <w:spacing w:before="24" w:after="24"/>
        <w:rPr>
          <w:rFonts w:ascii="Times New Roman" w:hAnsi="Times New Roman" w:cs="Times New Roman"/>
        </w:rPr>
      </w:pPr>
    </w:p>
    <w:p w14:paraId="58173F5E" w14:textId="77777777" w:rsidR="003D516F" w:rsidRPr="009302EC" w:rsidRDefault="003D516F" w:rsidP="006D5425">
      <w:pPr>
        <w:spacing w:before="24" w:after="24"/>
        <w:rPr>
          <w:rFonts w:ascii="Times New Roman" w:hAnsi="Times New Roman" w:cs="Times New Roman"/>
        </w:rPr>
      </w:pPr>
      <w:r w:rsidRPr="009302EC">
        <w:rPr>
          <w:rFonts w:ascii="Times New Roman" w:hAnsi="Times New Roman" w:cs="Times New Roman"/>
        </w:rPr>
        <w:br w:type="page"/>
      </w:r>
    </w:p>
    <w:p w14:paraId="3E50125C" w14:textId="77777777" w:rsidR="00B72766" w:rsidRPr="00BA043D" w:rsidRDefault="00B72766" w:rsidP="00BA043D">
      <w:pPr>
        <w:pStyle w:val="ParagraphFormat"/>
        <w:rPr>
          <w:b/>
          <w:bCs/>
        </w:rPr>
      </w:pPr>
      <w:r w:rsidRPr="00BA043D">
        <w:rPr>
          <w:b/>
          <w:bCs/>
        </w:rPr>
        <w:lastRenderedPageBreak/>
        <w:t>8.5 Security Audit</w:t>
      </w:r>
    </w:p>
    <w:p w14:paraId="7B32DA65" w14:textId="77777777" w:rsidR="00BA043D" w:rsidRDefault="00BA043D" w:rsidP="006D5425">
      <w:pPr>
        <w:spacing w:before="24" w:after="24"/>
        <w:rPr>
          <w:rFonts w:ascii="Times New Roman" w:hAnsi="Times New Roman" w:cs="Times New Roman"/>
        </w:rPr>
      </w:pPr>
    </w:p>
    <w:p w14:paraId="0D4FDE13" w14:textId="77777777" w:rsidR="00BA043D" w:rsidRDefault="00BA043D" w:rsidP="006D5425">
      <w:pPr>
        <w:spacing w:before="24" w:after="24"/>
        <w:rPr>
          <w:rFonts w:ascii="Times New Roman" w:hAnsi="Times New Roman" w:cs="Times New Roman"/>
        </w:rPr>
      </w:pPr>
    </w:p>
    <w:p w14:paraId="5EE4E31B" w14:textId="68F154D2" w:rsidR="00B72766" w:rsidRPr="009302EC" w:rsidRDefault="00B72766" w:rsidP="00BA043D">
      <w:pPr>
        <w:pStyle w:val="ParagraphFormat"/>
      </w:pPr>
      <w:r w:rsidRPr="009302EC">
        <w:t xml:space="preserve">The security audit for the </w:t>
      </w:r>
      <w:r w:rsidRPr="009302EC">
        <w:rPr>
          <w:b/>
          <w:bCs/>
        </w:rPr>
        <w:t>Event Booking &amp; Management System</w:t>
      </w:r>
      <w:r w:rsidRPr="009302EC">
        <w:t xml:space="preserve">, conducted by </w:t>
      </w:r>
      <w:r w:rsidRPr="009302EC">
        <w:rPr>
          <w:b/>
          <w:bCs/>
        </w:rPr>
        <w:t>Deepraj</w:t>
      </w:r>
      <w:r w:rsidRPr="009302EC">
        <w:t xml:space="preserve"> under </w:t>
      </w:r>
      <w:r w:rsidRPr="009302EC">
        <w:rPr>
          <w:b/>
          <w:bCs/>
        </w:rPr>
        <w:t>Ishu’s</w:t>
      </w:r>
      <w:r w:rsidRPr="009302EC">
        <w:t xml:space="preserve"> leadership, verifies robust protection. </w:t>
      </w:r>
      <w:r w:rsidRPr="009302EC">
        <w:rPr>
          <w:b/>
          <w:bCs/>
        </w:rPr>
        <w:t>Jest</w:t>
      </w:r>
      <w:r w:rsidRPr="009302EC">
        <w:t xml:space="preserve"> tests confirmed </w:t>
      </w:r>
      <w:r w:rsidRPr="009302EC">
        <w:rPr>
          <w:b/>
          <w:bCs/>
        </w:rPr>
        <w:t>JWT</w:t>
      </w:r>
      <w:r w:rsidRPr="009302EC">
        <w:t xml:space="preserve"> authentication prevents unauthorized access to /events/create, achieving 95% coverage</w:t>
      </w:r>
      <w:r w:rsidR="00690BDF" w:rsidRPr="009302EC">
        <w:t>.</w:t>
      </w:r>
      <w:r w:rsidRPr="009302EC">
        <w:t xml:space="preserve"> </w:t>
      </w:r>
      <w:r w:rsidRPr="009302EC">
        <w:rPr>
          <w:b/>
          <w:bCs/>
        </w:rPr>
        <w:t>Cypress</w:t>
      </w:r>
      <w:r w:rsidRPr="009302EC">
        <w:t xml:space="preserve"> simulated XSS and SQL injection attacks on /bookings, with </w:t>
      </w:r>
      <w:r w:rsidRPr="009302EC">
        <w:rPr>
          <w:b/>
          <w:bCs/>
        </w:rPr>
        <w:t>Joi</w:t>
      </w:r>
      <w:r w:rsidRPr="009302EC">
        <w:t xml:space="preserve"> validation and </w:t>
      </w:r>
      <w:r w:rsidRPr="009302EC">
        <w:rPr>
          <w:b/>
          <w:bCs/>
        </w:rPr>
        <w:t>Helmet</w:t>
      </w:r>
      <w:r w:rsidRPr="009302EC">
        <w:t xml:space="preserve"> headers blocking all attempts</w:t>
      </w:r>
      <w:r w:rsidR="00690BDF" w:rsidRPr="009302EC">
        <w:t>.</w:t>
      </w:r>
      <w:r w:rsidRPr="009302EC">
        <w:t xml:space="preserve"> </w:t>
      </w:r>
      <w:r w:rsidRPr="009302EC">
        <w:rPr>
          <w:b/>
          <w:bCs/>
        </w:rPr>
        <w:t>TLS</w:t>
      </w:r>
      <w:r w:rsidRPr="009302EC">
        <w:t xml:space="preserve"> encryption secured </w:t>
      </w:r>
      <w:r w:rsidRPr="009302EC">
        <w:rPr>
          <w:b/>
          <w:bCs/>
        </w:rPr>
        <w:t>QR code</w:t>
      </w:r>
      <w:r w:rsidRPr="009302EC">
        <w:t xml:space="preserve"> transfers between </w:t>
      </w:r>
      <w:r w:rsidRPr="009302EC">
        <w:rPr>
          <w:b/>
          <w:bCs/>
        </w:rPr>
        <w:t>Vercel</w:t>
      </w:r>
      <w:r w:rsidRPr="009302EC">
        <w:t xml:space="preserve">, </w:t>
      </w:r>
      <w:r w:rsidRPr="009302EC">
        <w:rPr>
          <w:b/>
          <w:bCs/>
        </w:rPr>
        <w:t>Render</w:t>
      </w:r>
      <w:r w:rsidRPr="009302EC">
        <w:t>, and clients</w:t>
      </w:r>
      <w:r w:rsidR="00C939BB" w:rsidRPr="009302EC">
        <w:t>.</w:t>
      </w:r>
    </w:p>
    <w:p w14:paraId="2BB8E721" w14:textId="77777777" w:rsidR="00BA043D" w:rsidRDefault="00BA043D" w:rsidP="006D5425">
      <w:pPr>
        <w:spacing w:before="24" w:after="24"/>
        <w:rPr>
          <w:rFonts w:ascii="Times New Roman" w:hAnsi="Times New Roman" w:cs="Times New Roman"/>
          <w:b/>
          <w:bCs/>
        </w:rPr>
      </w:pPr>
    </w:p>
    <w:p w14:paraId="0DE97767" w14:textId="365D1344" w:rsidR="00B72766" w:rsidRPr="009302EC" w:rsidRDefault="00B72766" w:rsidP="00BA043D">
      <w:pPr>
        <w:pStyle w:val="ParagraphFormat"/>
      </w:pPr>
      <w:proofErr w:type="spellStart"/>
      <w:r w:rsidRPr="009302EC">
        <w:rPr>
          <w:b/>
          <w:bCs/>
        </w:rPr>
        <w:t>Deepraj</w:t>
      </w:r>
      <w:proofErr w:type="spellEnd"/>
      <w:r w:rsidRPr="009302EC">
        <w:t xml:space="preserve"> validated rate-limiting at 100 requests per minute per IP, preventing DDoS within </w:t>
      </w:r>
      <w:r w:rsidRPr="009302EC">
        <w:rPr>
          <w:b/>
          <w:bCs/>
        </w:rPr>
        <w:t>Render’s</w:t>
      </w:r>
      <w:r w:rsidRPr="009302EC">
        <w:t xml:space="preserve"> 512 MB RAM</w:t>
      </w:r>
      <w:r w:rsidR="00C939BB" w:rsidRPr="009302EC">
        <w:t>.</w:t>
      </w:r>
      <w:r w:rsidRPr="009302EC">
        <w:t xml:space="preserve"> </w:t>
      </w:r>
      <w:r w:rsidRPr="009302EC">
        <w:rPr>
          <w:b/>
          <w:bCs/>
        </w:rPr>
        <w:t>Kishan’s</w:t>
      </w:r>
      <w:r w:rsidRPr="009302EC">
        <w:t xml:space="preserve"> </w:t>
      </w:r>
      <w:r w:rsidRPr="009302EC">
        <w:rPr>
          <w:b/>
          <w:bCs/>
        </w:rPr>
        <w:t>MongoDB Atlas</w:t>
      </w:r>
      <w:r w:rsidRPr="009302EC">
        <w:t xml:space="preserve"> schemas, storing minimal data, reduced exposure risks in 512 MB storage</w:t>
      </w:r>
      <w:r w:rsidR="00C939BB" w:rsidRPr="009302EC">
        <w:t>.</w:t>
      </w:r>
      <w:r w:rsidRPr="009302EC">
        <w:t xml:space="preserve"> </w:t>
      </w:r>
      <w:r w:rsidRPr="009302EC">
        <w:rPr>
          <w:b/>
          <w:bCs/>
        </w:rPr>
        <w:t>Socket.io</w:t>
      </w:r>
      <w:r w:rsidRPr="009302EC">
        <w:t xml:space="preserve"> connections</w:t>
      </w:r>
      <w:r w:rsidR="00290693" w:rsidRPr="009302EC">
        <w:t>-</w:t>
      </w:r>
      <w:r w:rsidRPr="009302EC">
        <w:t xml:space="preserve">maintained </w:t>
      </w:r>
      <w:r w:rsidRPr="009302EC">
        <w:rPr>
          <w:b/>
          <w:bCs/>
        </w:rPr>
        <w:t>TLS</w:t>
      </w:r>
      <w:r w:rsidRPr="009302EC">
        <w:t xml:space="preserve"> integrity, and </w:t>
      </w:r>
      <w:r w:rsidRPr="009302EC">
        <w:rPr>
          <w:b/>
          <w:bCs/>
        </w:rPr>
        <w:t>Mayank’s</w:t>
      </w:r>
      <w:r w:rsidRPr="009302EC">
        <w:t xml:space="preserve"> </w:t>
      </w:r>
      <w:r w:rsidRPr="009302EC">
        <w:rPr>
          <w:b/>
          <w:bCs/>
        </w:rPr>
        <w:t>React</w:t>
      </w:r>
      <w:r w:rsidRPr="009302EC">
        <w:t xml:space="preserve"> frontend enforced role-based restrictions, passing client-side scans</w:t>
      </w:r>
      <w:r w:rsidR="00C939BB" w:rsidRPr="009302EC">
        <w:t>.</w:t>
      </w:r>
    </w:p>
    <w:p w14:paraId="7915BBD1" w14:textId="77777777" w:rsidR="00BA043D" w:rsidRDefault="00BA043D" w:rsidP="006D5425">
      <w:pPr>
        <w:spacing w:before="24" w:after="24"/>
        <w:rPr>
          <w:rFonts w:ascii="Times New Roman" w:hAnsi="Times New Roman" w:cs="Times New Roman"/>
        </w:rPr>
      </w:pPr>
    </w:p>
    <w:p w14:paraId="50964FCE" w14:textId="6BA020C3" w:rsidR="00B72766" w:rsidRPr="009302EC" w:rsidRDefault="00B72766" w:rsidP="00BA043D">
      <w:pPr>
        <w:pStyle w:val="ParagraphFormat"/>
      </w:pPr>
      <w:r w:rsidRPr="009302EC">
        <w:t xml:space="preserve">A token refresh bug, fixed during testing, ensured seamless admin access. Weekly audits using </w:t>
      </w:r>
      <w:r w:rsidRPr="009302EC">
        <w:rPr>
          <w:b/>
          <w:bCs/>
        </w:rPr>
        <w:t>npm audit</w:t>
      </w:r>
      <w:r w:rsidRPr="009302EC">
        <w:t xml:space="preserve"> and log reviews in server/logs/ are recommended to maintain security for community events</w:t>
      </w:r>
      <w:r w:rsidR="00690BDF" w:rsidRPr="009302EC">
        <w:t>.</w:t>
      </w:r>
      <w:r w:rsidRPr="009302EC">
        <w:t xml:space="preserve"> The audit confirms no vulnerabilities, building trust for organizers and attendees.</w:t>
      </w:r>
    </w:p>
    <w:p w14:paraId="48D59585" w14:textId="77777777" w:rsidR="00076250" w:rsidRDefault="00076250" w:rsidP="006D5425">
      <w:pPr>
        <w:spacing w:before="24" w:after="24"/>
        <w:rPr>
          <w:rFonts w:ascii="Times New Roman" w:hAnsi="Times New Roman" w:cs="Times New Roman"/>
          <w:b/>
          <w:bCs/>
        </w:rPr>
      </w:pPr>
      <w:r>
        <w:rPr>
          <w:rFonts w:ascii="Times New Roman" w:hAnsi="Times New Roman" w:cs="Times New Roman"/>
          <w:b/>
          <w:bCs/>
          <w:noProof/>
        </w:rPr>
        <w:lastRenderedPageBreak/>
        <w:drawing>
          <wp:inline distT="0" distB="0" distL="0" distR="0" wp14:anchorId="7AA3824B" wp14:editId="0C9ED4B9">
            <wp:extent cx="5405120" cy="5004435"/>
            <wp:effectExtent l="0" t="0" r="5080" b="5715"/>
            <wp:docPr id="2071400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0433" name="Picture 20714004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5120" cy="5004435"/>
                    </a:xfrm>
                    <a:prstGeom prst="rect">
                      <a:avLst/>
                    </a:prstGeom>
                  </pic:spPr>
                </pic:pic>
              </a:graphicData>
            </a:graphic>
          </wp:inline>
        </w:drawing>
      </w:r>
    </w:p>
    <w:p w14:paraId="3CD91C9E" w14:textId="44D5E76F" w:rsidR="00B72766" w:rsidRPr="009302EC" w:rsidRDefault="00B72766" w:rsidP="006D5425">
      <w:pPr>
        <w:spacing w:before="24" w:after="24"/>
        <w:rPr>
          <w:rFonts w:ascii="Times New Roman" w:hAnsi="Times New Roman" w:cs="Times New Roman"/>
        </w:rPr>
      </w:pPr>
      <w:r w:rsidRPr="009302EC">
        <w:rPr>
          <w:rFonts w:ascii="Times New Roman" w:hAnsi="Times New Roman" w:cs="Times New Roman"/>
          <w:b/>
          <w:bCs/>
        </w:rPr>
        <w:t>Figure 8.2</w:t>
      </w:r>
      <w:r w:rsidRPr="009302EC">
        <w:rPr>
          <w:rFonts w:ascii="Times New Roman" w:hAnsi="Times New Roman" w:cs="Times New Roman"/>
        </w:rPr>
        <w:t>: Security Audit Flowchart</w:t>
      </w:r>
    </w:p>
    <w:p w14:paraId="544F4BA9" w14:textId="4A58BA4F" w:rsidR="00B72766" w:rsidRPr="009302EC" w:rsidRDefault="00B72766" w:rsidP="006D5425">
      <w:pPr>
        <w:spacing w:before="24" w:after="24"/>
        <w:rPr>
          <w:rFonts w:ascii="Times New Roman" w:hAnsi="Times New Roman" w:cs="Times New Roman"/>
        </w:rPr>
      </w:pPr>
    </w:p>
    <w:p w14:paraId="48F054D2" w14:textId="77777777" w:rsidR="00B72766" w:rsidRPr="009302EC" w:rsidRDefault="00B72766" w:rsidP="006D5425">
      <w:pPr>
        <w:spacing w:before="24" w:after="24"/>
        <w:rPr>
          <w:rFonts w:ascii="Times New Roman" w:hAnsi="Times New Roman" w:cs="Times New Roman"/>
        </w:rPr>
      </w:pPr>
      <w:r w:rsidRPr="009302EC">
        <w:rPr>
          <w:rFonts w:ascii="Times New Roman" w:hAnsi="Times New Roman" w:cs="Times New Roman"/>
        </w:rPr>
        <w:br w:type="page"/>
      </w:r>
    </w:p>
    <w:p w14:paraId="405D39B3" w14:textId="77777777" w:rsidR="00B72766" w:rsidRPr="00BA043D" w:rsidRDefault="00B72766" w:rsidP="00BA043D">
      <w:pPr>
        <w:pStyle w:val="ParagraphFormat"/>
        <w:rPr>
          <w:b/>
          <w:bCs/>
        </w:rPr>
      </w:pPr>
      <w:r w:rsidRPr="00BA043D">
        <w:rPr>
          <w:b/>
          <w:bCs/>
        </w:rPr>
        <w:lastRenderedPageBreak/>
        <w:t>8.6 Cost Analysis</w:t>
      </w:r>
    </w:p>
    <w:p w14:paraId="07BA1ED8" w14:textId="77777777" w:rsidR="00BA043D" w:rsidRDefault="00BA043D" w:rsidP="006D5425">
      <w:pPr>
        <w:spacing w:before="24" w:after="24"/>
        <w:rPr>
          <w:rFonts w:ascii="Times New Roman" w:hAnsi="Times New Roman" w:cs="Times New Roman"/>
        </w:rPr>
      </w:pPr>
    </w:p>
    <w:p w14:paraId="061BB390" w14:textId="77777777" w:rsidR="00BA043D" w:rsidRDefault="00BA043D" w:rsidP="006D5425">
      <w:pPr>
        <w:spacing w:before="24" w:after="24"/>
        <w:rPr>
          <w:rFonts w:ascii="Times New Roman" w:hAnsi="Times New Roman" w:cs="Times New Roman"/>
        </w:rPr>
      </w:pPr>
    </w:p>
    <w:p w14:paraId="3D9D47E2" w14:textId="0A3DF63A" w:rsidR="00B72766" w:rsidRPr="009302EC" w:rsidRDefault="00B72766" w:rsidP="00BA043D">
      <w:pPr>
        <w:pStyle w:val="ParagraphFormat"/>
      </w:pPr>
      <w:r w:rsidRPr="009302EC">
        <w:t xml:space="preserve">The </w:t>
      </w:r>
      <w:r w:rsidRPr="009302EC">
        <w:rPr>
          <w:b/>
          <w:bCs/>
        </w:rPr>
        <w:t>Event Booking &amp; Management System</w:t>
      </w:r>
      <w:r w:rsidRPr="009302EC">
        <w:t xml:space="preserve">, developed in 2.5 months under </w:t>
      </w:r>
      <w:r w:rsidRPr="009302EC">
        <w:rPr>
          <w:b/>
          <w:bCs/>
        </w:rPr>
        <w:t>Ishu’s</w:t>
      </w:r>
      <w:r w:rsidRPr="009302EC">
        <w:t xml:space="preserve"> leadership, was built at zero cost using free-tier hosting, maximizing efficiency for our degree program. </w:t>
      </w:r>
      <w:r w:rsidRPr="009302EC">
        <w:rPr>
          <w:b/>
          <w:bCs/>
        </w:rPr>
        <w:t>Vercel’s</w:t>
      </w:r>
      <w:r w:rsidRPr="009302EC">
        <w:t xml:space="preserve"> 100 GB bandwidth supported </w:t>
      </w:r>
      <w:r w:rsidRPr="009302EC">
        <w:rPr>
          <w:b/>
          <w:bCs/>
        </w:rPr>
        <w:t>Mayank’s</w:t>
      </w:r>
      <w:r w:rsidRPr="009302EC">
        <w:t xml:space="preserve"> </w:t>
      </w:r>
      <w:r w:rsidRPr="009302EC">
        <w:rPr>
          <w:b/>
          <w:bCs/>
        </w:rPr>
        <w:t>React</w:t>
      </w:r>
      <w:r w:rsidRPr="009302EC">
        <w:t xml:space="preserve"> frontend, handling 1.2-second loads for 1000 users without charges</w:t>
      </w:r>
      <w:r w:rsidR="00C939BB" w:rsidRPr="009302EC">
        <w:t>.</w:t>
      </w:r>
      <w:r w:rsidRPr="009302EC">
        <w:t xml:space="preserve"> </w:t>
      </w:r>
      <w:r w:rsidRPr="009302EC">
        <w:rPr>
          <w:b/>
          <w:bCs/>
        </w:rPr>
        <w:t>Render’s</w:t>
      </w:r>
      <w:r w:rsidRPr="009302EC">
        <w:t xml:space="preserve"> 512 MB RAM hosted </w:t>
      </w:r>
      <w:r w:rsidRPr="009302EC">
        <w:rPr>
          <w:b/>
          <w:bCs/>
        </w:rPr>
        <w:t>Ishu’s</w:t>
      </w:r>
      <w:r w:rsidRPr="009302EC">
        <w:t xml:space="preserve"> </w:t>
      </w:r>
      <w:r w:rsidRPr="009302EC">
        <w:rPr>
          <w:b/>
          <w:bCs/>
        </w:rPr>
        <w:t>Node.js</w:t>
      </w:r>
      <w:r w:rsidRPr="009302EC">
        <w:t xml:space="preserve"> backend, with a cron job mitigating sleep mode, incurring no fees</w:t>
      </w:r>
      <w:r w:rsidR="00C939BB" w:rsidRPr="009302EC">
        <w:t>.</w:t>
      </w:r>
    </w:p>
    <w:p w14:paraId="1862928B" w14:textId="77777777" w:rsidR="00BA043D" w:rsidRDefault="00BA043D" w:rsidP="006D5425">
      <w:pPr>
        <w:spacing w:before="24" w:after="24"/>
        <w:rPr>
          <w:rFonts w:ascii="Times New Roman" w:hAnsi="Times New Roman" w:cs="Times New Roman"/>
          <w:b/>
          <w:bCs/>
        </w:rPr>
      </w:pPr>
    </w:p>
    <w:p w14:paraId="55DB8590" w14:textId="6C627655" w:rsidR="00B72766" w:rsidRPr="009302EC" w:rsidRDefault="00B72766" w:rsidP="00BA043D">
      <w:pPr>
        <w:pStyle w:val="ParagraphFormat"/>
      </w:pPr>
      <w:r w:rsidRPr="009302EC">
        <w:rPr>
          <w:b/>
          <w:bCs/>
        </w:rPr>
        <w:t>Kishan’s</w:t>
      </w:r>
      <w:r w:rsidRPr="009302EC">
        <w:t xml:space="preserve"> </w:t>
      </w:r>
      <w:r w:rsidRPr="009302EC">
        <w:rPr>
          <w:b/>
          <w:bCs/>
        </w:rPr>
        <w:t>MongoDB Atlas</w:t>
      </w:r>
      <w:r w:rsidRPr="009302EC">
        <w:t xml:space="preserve"> 512 MB cluster stored 5000 bookings, optimized with lean schemas and TTL indexes, avoiding paid upgrades</w:t>
      </w:r>
      <w:r w:rsidR="00C939BB" w:rsidRPr="009302EC">
        <w:t>.</w:t>
      </w:r>
      <w:r w:rsidRPr="009302EC">
        <w:t xml:space="preserve"> Development tools, including </w:t>
      </w:r>
      <w:r w:rsidRPr="009302EC">
        <w:rPr>
          <w:b/>
          <w:bCs/>
        </w:rPr>
        <w:t>VS Code</w:t>
      </w:r>
      <w:r w:rsidRPr="009302EC">
        <w:t xml:space="preserve">, </w:t>
      </w:r>
      <w:r w:rsidRPr="009302EC">
        <w:rPr>
          <w:b/>
          <w:bCs/>
        </w:rPr>
        <w:t>Git</w:t>
      </w:r>
      <w:r w:rsidRPr="009302EC">
        <w:t xml:space="preserve">, and </w:t>
      </w:r>
      <w:r w:rsidRPr="009302EC">
        <w:rPr>
          <w:b/>
          <w:bCs/>
        </w:rPr>
        <w:t>Docker</w:t>
      </w:r>
      <w:r w:rsidRPr="009302EC">
        <w:t xml:space="preserve">, were open-source, and team collaboration via </w:t>
      </w:r>
      <w:r w:rsidRPr="009302EC">
        <w:rPr>
          <w:b/>
          <w:bCs/>
        </w:rPr>
        <w:t>Discord</w:t>
      </w:r>
      <w:r w:rsidRPr="009302EC">
        <w:t xml:space="preserve"> was free. </w:t>
      </w:r>
      <w:r w:rsidRPr="009302EC">
        <w:rPr>
          <w:b/>
          <w:bCs/>
        </w:rPr>
        <w:t>Deepraj’s</w:t>
      </w:r>
      <w:r w:rsidRPr="009302EC">
        <w:t xml:space="preserve"> </w:t>
      </w:r>
      <w:r w:rsidRPr="009302EC">
        <w:rPr>
          <w:b/>
          <w:bCs/>
        </w:rPr>
        <w:t>JWT</w:t>
      </w:r>
      <w:r w:rsidRPr="009302EC">
        <w:t xml:space="preserve"> and </w:t>
      </w:r>
      <w:r w:rsidRPr="009302EC">
        <w:rPr>
          <w:b/>
          <w:bCs/>
        </w:rPr>
        <w:t>TLS</w:t>
      </w:r>
      <w:r w:rsidRPr="009302EC">
        <w:t xml:space="preserve"> security measures used open-source libraries like </w:t>
      </w:r>
      <w:r w:rsidRPr="009302EC">
        <w:rPr>
          <w:b/>
          <w:bCs/>
        </w:rPr>
        <w:t>bcrypt</w:t>
      </w:r>
      <w:r w:rsidRPr="009302EC">
        <w:t xml:space="preserve">, keeping costs at zero </w:t>
      </w:r>
    </w:p>
    <w:p w14:paraId="4B37AC59" w14:textId="77777777" w:rsidR="00BA043D" w:rsidRDefault="00BA043D" w:rsidP="006D5425">
      <w:pPr>
        <w:spacing w:before="24" w:after="24"/>
        <w:rPr>
          <w:rFonts w:ascii="Times New Roman" w:hAnsi="Times New Roman" w:cs="Times New Roman"/>
        </w:rPr>
      </w:pPr>
    </w:p>
    <w:p w14:paraId="619FC4B2" w14:textId="2A2792CE" w:rsidR="00B72766" w:rsidRPr="009302EC" w:rsidRDefault="00B72766" w:rsidP="00BA043D">
      <w:pPr>
        <w:pStyle w:val="ParagraphFormat"/>
      </w:pPr>
      <w:r w:rsidRPr="009302EC">
        <w:t xml:space="preserve">Future scaling may introduce costs: </w:t>
      </w:r>
      <w:r w:rsidRPr="009302EC">
        <w:rPr>
          <w:b/>
          <w:bCs/>
        </w:rPr>
        <w:t>MongoDB Atlas’s</w:t>
      </w:r>
      <w:r w:rsidRPr="009302EC">
        <w:t xml:space="preserve"> 2 GB tier (</w:t>
      </w:r>
      <w:del w:id="0" w:author="Unknown">
        <w:r w:rsidRPr="009302EC">
          <w:delText xml:space="preserve">$9/month) for larger events, </w:delText>
        </w:r>
        <w:r w:rsidRPr="009302EC">
          <w:rPr>
            <w:b/>
            <w:bCs/>
          </w:rPr>
          <w:delText>Render’s</w:delText>
        </w:r>
        <w:r w:rsidRPr="009302EC">
          <w:delText xml:space="preserve"> 2 GB RAM plan (</w:delText>
        </w:r>
      </w:del>
      <w:r w:rsidRPr="009302EC">
        <w:t xml:space="preserve">$7/month) for 5000 users, and </w:t>
      </w:r>
      <w:r w:rsidRPr="009302EC">
        <w:rPr>
          <w:b/>
          <w:bCs/>
        </w:rPr>
        <w:t>Vercel’s</w:t>
      </w:r>
      <w:r w:rsidRPr="009302EC">
        <w:t xml:space="preserve"> pro plan (~$20/month) for unlimited bandwidth. Annual maintenance, including domain and backups, could total $200 For now, the zero-cost model supports community events like seminars.</w:t>
      </w:r>
    </w:p>
    <w:p w14:paraId="4415A87F" w14:textId="77777777" w:rsidR="00BA043D" w:rsidRDefault="00BA043D" w:rsidP="00BA043D">
      <w:pPr>
        <w:pStyle w:val="ParagraphFormat"/>
      </w:pPr>
    </w:p>
    <w:p w14:paraId="4949C345" w14:textId="7C618419" w:rsidR="00B72766" w:rsidRPr="009302EC" w:rsidRDefault="00B72766" w:rsidP="00BA043D">
      <w:pPr>
        <w:pStyle w:val="ParagraphFormat"/>
      </w:pPr>
      <w:r w:rsidRPr="009302EC">
        <w:t>This cost analysis highlights financial efficiency, showcasing our technical expertise for our degree program. It ensures accessibility while planning for scalable growth</w:t>
      </w:r>
    </w:p>
    <w:p w14:paraId="72B2A45F" w14:textId="1889F2D0" w:rsidR="00B72766" w:rsidRPr="009302EC" w:rsidRDefault="00B72766" w:rsidP="006D5425">
      <w:pPr>
        <w:spacing w:before="24" w:after="24"/>
        <w:rPr>
          <w:rFonts w:ascii="Times New Roman" w:hAnsi="Times New Roman" w:cs="Times New Roman"/>
        </w:rPr>
      </w:pPr>
    </w:p>
    <w:p w14:paraId="7F34DCAA" w14:textId="77777777" w:rsidR="00B72766" w:rsidRPr="009302EC" w:rsidRDefault="00B72766" w:rsidP="006D5425">
      <w:pPr>
        <w:spacing w:before="24" w:after="24"/>
        <w:rPr>
          <w:rFonts w:ascii="Times New Roman" w:hAnsi="Times New Roman" w:cs="Times New Roman"/>
        </w:rPr>
      </w:pPr>
      <w:r w:rsidRPr="009302EC">
        <w:rPr>
          <w:rFonts w:ascii="Times New Roman" w:hAnsi="Times New Roman" w:cs="Times New Roman"/>
        </w:rPr>
        <w:br w:type="page"/>
      </w:r>
    </w:p>
    <w:p w14:paraId="57837193" w14:textId="77777777" w:rsidR="00802A67" w:rsidRPr="00BA043D" w:rsidRDefault="00802A67" w:rsidP="00BA043D">
      <w:pPr>
        <w:pStyle w:val="ParagraphFormat"/>
        <w:rPr>
          <w:b/>
          <w:bCs/>
        </w:rPr>
      </w:pPr>
      <w:r w:rsidRPr="00BA043D">
        <w:rPr>
          <w:b/>
          <w:bCs/>
        </w:rPr>
        <w:lastRenderedPageBreak/>
        <w:t>8.7 User Guide</w:t>
      </w:r>
    </w:p>
    <w:p w14:paraId="2CF9E08A" w14:textId="77777777" w:rsidR="00BA043D" w:rsidRDefault="00BA043D" w:rsidP="006D5425">
      <w:pPr>
        <w:spacing w:before="24" w:after="24"/>
        <w:rPr>
          <w:rFonts w:ascii="Times New Roman" w:hAnsi="Times New Roman" w:cs="Times New Roman"/>
        </w:rPr>
      </w:pPr>
    </w:p>
    <w:p w14:paraId="58772A19" w14:textId="77777777" w:rsidR="00BA043D" w:rsidRDefault="00BA043D" w:rsidP="006D5425">
      <w:pPr>
        <w:spacing w:before="24" w:after="24"/>
        <w:rPr>
          <w:rFonts w:ascii="Times New Roman" w:hAnsi="Times New Roman" w:cs="Times New Roman"/>
        </w:rPr>
      </w:pPr>
    </w:p>
    <w:p w14:paraId="358EBDC3" w14:textId="0927D731" w:rsidR="00802A67" w:rsidRPr="009302EC" w:rsidRDefault="00802A67" w:rsidP="00BA043D">
      <w:pPr>
        <w:pStyle w:val="ParagraphFormat"/>
      </w:pPr>
      <w:r w:rsidRPr="009302EC">
        <w:t xml:space="preserve">The </w:t>
      </w:r>
      <w:r w:rsidRPr="009302EC">
        <w:rPr>
          <w:b/>
          <w:bCs/>
        </w:rPr>
        <w:t>Event Booking &amp; Management System</w:t>
      </w:r>
      <w:r w:rsidRPr="009302EC">
        <w:t xml:space="preserve">, developed in 2.5 months under </w:t>
      </w:r>
      <w:r w:rsidRPr="009302EC">
        <w:rPr>
          <w:b/>
          <w:bCs/>
        </w:rPr>
        <w:t>Ishu’s</w:t>
      </w:r>
      <w:r w:rsidRPr="009302EC">
        <w:t xml:space="preserve"> leadership, is user-friendly for attendees, organizers, and admins. Attendees access the </w:t>
      </w:r>
      <w:r w:rsidRPr="009302EC">
        <w:rPr>
          <w:b/>
          <w:bCs/>
        </w:rPr>
        <w:t>React</w:t>
      </w:r>
      <w:r w:rsidRPr="009302EC">
        <w:t xml:space="preserve"> frontend on </w:t>
      </w:r>
      <w:r w:rsidRPr="009302EC">
        <w:rPr>
          <w:b/>
          <w:bCs/>
        </w:rPr>
        <w:t>Vercel</w:t>
      </w:r>
      <w:r w:rsidRPr="009302EC">
        <w:t xml:space="preserve"> to register via /signup, browse events, and book tickets, receiving </w:t>
      </w:r>
      <w:r w:rsidRPr="009302EC">
        <w:rPr>
          <w:b/>
          <w:bCs/>
        </w:rPr>
        <w:t>QR code</w:t>
      </w:r>
      <w:r w:rsidRPr="009302EC">
        <w:t xml:space="preserve"> emails in 5 seconds via </w:t>
      </w:r>
      <w:r w:rsidRPr="009302EC">
        <w:rPr>
          <w:b/>
          <w:bCs/>
        </w:rPr>
        <w:t>Nodemailer</w:t>
      </w:r>
      <w:r w:rsidRPr="009302EC">
        <w:t xml:space="preserve">. The </w:t>
      </w:r>
      <w:r w:rsidRPr="009302EC">
        <w:rPr>
          <w:b/>
          <w:bCs/>
        </w:rPr>
        <w:t>Progressive Web App (PWA)</w:t>
      </w:r>
      <w:r w:rsidRPr="009302EC">
        <w:t xml:space="preserve">, managed by </w:t>
      </w:r>
      <w:r w:rsidRPr="009302EC">
        <w:rPr>
          <w:b/>
          <w:bCs/>
        </w:rPr>
        <w:t>Mayank</w:t>
      </w:r>
      <w:r w:rsidRPr="009302EC">
        <w:t xml:space="preserve">, allows offline </w:t>
      </w:r>
      <w:r w:rsidRPr="009302EC">
        <w:rPr>
          <w:b/>
          <w:bCs/>
        </w:rPr>
        <w:t>QR code</w:t>
      </w:r>
      <w:r w:rsidRPr="009302EC">
        <w:t xml:space="preserve"> viewing, ideal for low-connectivity areas</w:t>
      </w:r>
      <w:r w:rsidR="00C939BB" w:rsidRPr="009302EC">
        <w:t>.</w:t>
      </w:r>
    </w:p>
    <w:p w14:paraId="43994F33" w14:textId="77777777" w:rsidR="00BA043D" w:rsidRDefault="00BA043D" w:rsidP="00BA043D">
      <w:pPr>
        <w:pStyle w:val="ParagraphFormat"/>
      </w:pPr>
    </w:p>
    <w:p w14:paraId="4012BC47" w14:textId="46299080" w:rsidR="00802A67" w:rsidRPr="009302EC" w:rsidRDefault="00802A67" w:rsidP="00BA043D">
      <w:pPr>
        <w:pStyle w:val="ParagraphFormat"/>
      </w:pPr>
      <w:r w:rsidRPr="009302EC">
        <w:t xml:space="preserve">Organizers log in to create events at /events/create, secured by </w:t>
      </w:r>
      <w:r w:rsidRPr="009302EC">
        <w:rPr>
          <w:b/>
          <w:bCs/>
        </w:rPr>
        <w:t>Deepraj’s</w:t>
      </w:r>
      <w:r w:rsidRPr="009302EC">
        <w:t xml:space="preserve"> </w:t>
      </w:r>
      <w:r w:rsidRPr="009302EC">
        <w:rPr>
          <w:b/>
          <w:bCs/>
        </w:rPr>
        <w:t>JWT</w:t>
      </w:r>
      <w:r w:rsidRPr="009302EC">
        <w:t xml:space="preserve">, and monitor bookings on a real-time dashboard updated in 500ms by </w:t>
      </w:r>
      <w:r w:rsidRPr="009302EC">
        <w:rPr>
          <w:b/>
          <w:bCs/>
        </w:rPr>
        <w:t>Socket.io</w:t>
      </w:r>
      <w:r w:rsidR="00690BDF" w:rsidRPr="009302EC">
        <w:t>.</w:t>
      </w:r>
      <w:r w:rsidRPr="009302EC">
        <w:t xml:space="preserve"> They scan </w:t>
      </w:r>
      <w:r w:rsidRPr="009302EC">
        <w:rPr>
          <w:b/>
          <w:bCs/>
        </w:rPr>
        <w:t>QR codes</w:t>
      </w:r>
      <w:r w:rsidRPr="009302EC">
        <w:t xml:space="preserve"> using a </w:t>
      </w:r>
      <w:r w:rsidRPr="009302EC">
        <w:rPr>
          <w:b/>
          <w:bCs/>
        </w:rPr>
        <w:t>jsQR</w:t>
      </w:r>
      <w:r w:rsidRPr="009302EC">
        <w:t>-powered interface to verify attendees in 200ms</w:t>
      </w:r>
      <w:r w:rsidR="00C939BB" w:rsidRPr="009302EC">
        <w:t>.</w:t>
      </w:r>
      <w:r w:rsidRPr="009302EC">
        <w:t xml:space="preserve"> Admins approve events and manage users via /admin, accessing sortable tables for quick oversight, supported by </w:t>
      </w:r>
      <w:r w:rsidRPr="009302EC">
        <w:rPr>
          <w:b/>
          <w:bCs/>
        </w:rPr>
        <w:t>Kishan’s</w:t>
      </w:r>
      <w:r w:rsidRPr="009302EC">
        <w:t xml:space="preserve"> </w:t>
      </w:r>
      <w:r w:rsidRPr="009302EC">
        <w:rPr>
          <w:b/>
          <w:bCs/>
        </w:rPr>
        <w:t>MongoDB Atlas</w:t>
      </w:r>
      <w:r w:rsidRPr="009302EC">
        <w:t xml:space="preserve"> schemas</w:t>
      </w:r>
      <w:r w:rsidR="00C939BB" w:rsidRPr="009302EC">
        <w:t>.</w:t>
      </w:r>
    </w:p>
    <w:p w14:paraId="4685F417" w14:textId="77777777" w:rsidR="00BA043D" w:rsidRDefault="00BA043D" w:rsidP="00BA043D">
      <w:pPr>
        <w:pStyle w:val="ParagraphFormat"/>
      </w:pPr>
    </w:p>
    <w:p w14:paraId="29CDD2DA" w14:textId="75A498C7" w:rsidR="00802A67" w:rsidRPr="009302EC" w:rsidRDefault="00802A67" w:rsidP="00BA043D">
      <w:pPr>
        <w:pStyle w:val="ParagraphFormat"/>
      </w:pPr>
      <w:r w:rsidRPr="009302EC">
        <w:t xml:space="preserve">The </w:t>
      </w:r>
      <w:r w:rsidRPr="009302EC">
        <w:rPr>
          <w:b/>
          <w:bCs/>
        </w:rPr>
        <w:t>AI Recommendations</w:t>
      </w:r>
      <w:r w:rsidRPr="009302EC">
        <w:t xml:space="preserve"> module suggests events in 250ms, and the </w:t>
      </w:r>
      <w:r w:rsidRPr="009302EC">
        <w:rPr>
          <w:b/>
          <w:bCs/>
        </w:rPr>
        <w:t>Brain.js</w:t>
      </w:r>
      <w:r w:rsidRPr="009302EC">
        <w:t xml:space="preserve"> chatbot answers queries in 200ms, enhancing engagement</w:t>
      </w:r>
      <w:r w:rsidR="00690BDF" w:rsidRPr="009302EC">
        <w:t>.</w:t>
      </w:r>
      <w:r w:rsidRPr="009302EC">
        <w:t xml:space="preserve"> Users should ensure stable internet for real-time features and clear browser cache if UI issues arise. This guide ensures smooth navigation for community events</w:t>
      </w:r>
      <w:r w:rsidR="00690BDF" w:rsidRPr="009302EC">
        <w:t>.</w:t>
      </w:r>
    </w:p>
    <w:p w14:paraId="41C7DA4A" w14:textId="77777777" w:rsidR="00BA043D" w:rsidRDefault="00BA043D" w:rsidP="00BA043D">
      <w:pPr>
        <w:pStyle w:val="ParagraphFormat"/>
      </w:pPr>
    </w:p>
    <w:p w14:paraId="581EAD9D" w14:textId="4D549AEA" w:rsidR="00802A67" w:rsidRPr="009302EC" w:rsidRDefault="00802A67" w:rsidP="00BA043D">
      <w:pPr>
        <w:pStyle w:val="ParagraphFormat"/>
      </w:pPr>
      <w:r w:rsidRPr="009302EC">
        <w:t>This user guide empowers users, showcasing our technical expertise for our degree program. A detailed manual with screenshots could be added in future iterations</w:t>
      </w:r>
      <w:r w:rsidR="00690BDF" w:rsidRPr="009302EC">
        <w:t>.</w:t>
      </w:r>
    </w:p>
    <w:p w14:paraId="670727AD" w14:textId="4E066950" w:rsidR="00802A67" w:rsidRPr="009302EC" w:rsidRDefault="00802A67" w:rsidP="006D5425">
      <w:pPr>
        <w:spacing w:before="24" w:after="24"/>
        <w:rPr>
          <w:rFonts w:ascii="Times New Roman" w:hAnsi="Times New Roman" w:cs="Times New Roman"/>
        </w:rPr>
      </w:pPr>
    </w:p>
    <w:p w14:paraId="6702F874" w14:textId="77777777" w:rsidR="00802A67" w:rsidRPr="009302EC" w:rsidRDefault="00802A67" w:rsidP="006D5425">
      <w:pPr>
        <w:spacing w:before="24" w:after="24"/>
        <w:rPr>
          <w:rFonts w:ascii="Times New Roman" w:hAnsi="Times New Roman" w:cs="Times New Roman"/>
        </w:rPr>
      </w:pPr>
      <w:r w:rsidRPr="009302EC">
        <w:rPr>
          <w:rFonts w:ascii="Times New Roman" w:hAnsi="Times New Roman" w:cs="Times New Roman"/>
        </w:rPr>
        <w:br w:type="page"/>
      </w:r>
    </w:p>
    <w:p w14:paraId="1B7D4C92" w14:textId="295CAF25" w:rsidR="00690BDF" w:rsidRPr="00BA043D" w:rsidRDefault="00802A67" w:rsidP="00BA043D">
      <w:pPr>
        <w:pStyle w:val="ParagraphFormat"/>
        <w:rPr>
          <w:b/>
          <w:bCs/>
        </w:rPr>
      </w:pPr>
      <w:r w:rsidRPr="00BA043D">
        <w:rPr>
          <w:b/>
          <w:bCs/>
        </w:rPr>
        <w:lastRenderedPageBreak/>
        <w:t>8.8 Team Collaboration</w:t>
      </w:r>
    </w:p>
    <w:p w14:paraId="35CC66A3" w14:textId="77777777" w:rsidR="00BA043D" w:rsidRDefault="00BA043D" w:rsidP="006D5425">
      <w:pPr>
        <w:spacing w:before="24" w:after="24"/>
        <w:rPr>
          <w:rFonts w:ascii="Times New Roman" w:hAnsi="Times New Roman" w:cs="Times New Roman"/>
        </w:rPr>
      </w:pPr>
    </w:p>
    <w:p w14:paraId="3F8BE4A5" w14:textId="77777777" w:rsidR="00BA043D" w:rsidRDefault="00BA043D" w:rsidP="006D5425">
      <w:pPr>
        <w:spacing w:before="24" w:after="24"/>
        <w:rPr>
          <w:rFonts w:ascii="Times New Roman" w:hAnsi="Times New Roman" w:cs="Times New Roman"/>
        </w:rPr>
      </w:pPr>
    </w:p>
    <w:p w14:paraId="67EBCC9F" w14:textId="7D8A592C" w:rsidR="00802A67" w:rsidRDefault="00802A67" w:rsidP="00BA043D">
      <w:pPr>
        <w:pStyle w:val="ParagraphFormat"/>
      </w:pPr>
      <w:r w:rsidRPr="009302EC">
        <w:t xml:space="preserve">The </w:t>
      </w:r>
      <w:r w:rsidRPr="009302EC">
        <w:rPr>
          <w:b/>
          <w:bCs/>
        </w:rPr>
        <w:t>Event Booking &amp; Management System</w:t>
      </w:r>
      <w:r w:rsidRPr="009302EC">
        <w:t xml:space="preserve"> was a collaborative effort, completed in 2.5 months under </w:t>
      </w:r>
      <w:r w:rsidRPr="009302EC">
        <w:rPr>
          <w:b/>
          <w:bCs/>
        </w:rPr>
        <w:t>Ishu’s</w:t>
      </w:r>
      <w:r w:rsidRPr="009302EC">
        <w:t xml:space="preserve"> leadership, with </w:t>
      </w:r>
      <w:r w:rsidRPr="009302EC">
        <w:rPr>
          <w:b/>
          <w:bCs/>
        </w:rPr>
        <w:t>Kishan</w:t>
      </w:r>
      <w:r w:rsidRPr="009302EC">
        <w:t xml:space="preserve">, </w:t>
      </w:r>
      <w:r w:rsidRPr="009302EC">
        <w:rPr>
          <w:b/>
          <w:bCs/>
        </w:rPr>
        <w:t>Deepraj</w:t>
      </w:r>
      <w:r w:rsidRPr="009302EC">
        <w:t xml:space="preserve">, and </w:t>
      </w:r>
      <w:r w:rsidRPr="009302EC">
        <w:rPr>
          <w:b/>
          <w:bCs/>
        </w:rPr>
        <w:t>Mayank</w:t>
      </w:r>
      <w:r w:rsidRPr="009302EC">
        <w:t xml:space="preserve"> excelling in their roles. </w:t>
      </w:r>
      <w:r w:rsidRPr="009302EC">
        <w:rPr>
          <w:b/>
          <w:bCs/>
        </w:rPr>
        <w:t>Ishu</w:t>
      </w:r>
      <w:r w:rsidRPr="009302EC">
        <w:t xml:space="preserve">, as Team Leader and Backend &amp; AI Lead, coordinated daily standups via </w:t>
      </w:r>
      <w:r w:rsidRPr="009302EC">
        <w:rPr>
          <w:b/>
          <w:bCs/>
        </w:rPr>
        <w:t>Discord</w:t>
      </w:r>
      <w:r w:rsidRPr="009302EC">
        <w:t xml:space="preserve">, managed Git branches for the </w:t>
      </w:r>
      <w:r w:rsidRPr="009302EC">
        <w:rPr>
          <w:b/>
          <w:bCs/>
        </w:rPr>
        <w:t>Node.js</w:t>
      </w:r>
      <w:r w:rsidRPr="009302EC">
        <w:t xml:space="preserve"> backend, and developed </w:t>
      </w:r>
      <w:r w:rsidRPr="009302EC">
        <w:rPr>
          <w:b/>
          <w:bCs/>
        </w:rPr>
        <w:t>TensorFlow.js</w:t>
      </w:r>
      <w:r w:rsidRPr="009302EC">
        <w:t xml:space="preserve"> and </w:t>
      </w:r>
      <w:r w:rsidRPr="009302EC">
        <w:rPr>
          <w:b/>
          <w:bCs/>
        </w:rPr>
        <w:t>Socket.io</w:t>
      </w:r>
      <w:r w:rsidRPr="009302EC">
        <w:t xml:space="preserve"> modules</w:t>
      </w:r>
      <w:r w:rsidR="00690BDF" w:rsidRPr="009302EC">
        <w:t>.</w:t>
      </w:r>
      <w:r w:rsidRPr="009302EC">
        <w:t xml:space="preserve"> </w:t>
      </w:r>
      <w:r w:rsidRPr="009302EC">
        <w:rPr>
          <w:b/>
          <w:bCs/>
        </w:rPr>
        <w:t>Kishan</w:t>
      </w:r>
      <w:r w:rsidRPr="009302EC">
        <w:t xml:space="preserve">, Database Lead, optimized </w:t>
      </w:r>
      <w:r w:rsidRPr="009302EC">
        <w:rPr>
          <w:b/>
          <w:bCs/>
        </w:rPr>
        <w:t>MongoDB Atlas</w:t>
      </w:r>
      <w:r w:rsidRPr="009302EC">
        <w:t xml:space="preserve"> schemas for 512 MB storage, ensuring 80ms queries for 5000 bookings</w:t>
      </w:r>
      <w:r w:rsidR="00C939BB" w:rsidRPr="009302EC">
        <w:t>.</w:t>
      </w:r>
    </w:p>
    <w:p w14:paraId="08A579D6" w14:textId="77777777" w:rsidR="00BA043D" w:rsidRPr="009302EC" w:rsidRDefault="00BA043D" w:rsidP="00BA043D">
      <w:pPr>
        <w:pStyle w:val="ParagraphFormat"/>
      </w:pPr>
    </w:p>
    <w:p w14:paraId="5C15D716" w14:textId="63B7E0AD" w:rsidR="00802A67" w:rsidRPr="009302EC" w:rsidRDefault="00802A67" w:rsidP="00BA043D">
      <w:pPr>
        <w:pStyle w:val="ParagraphFormat"/>
      </w:pPr>
      <w:r w:rsidRPr="009302EC">
        <w:rPr>
          <w:b/>
          <w:bCs/>
        </w:rPr>
        <w:t>Mayank</w:t>
      </w:r>
      <w:r w:rsidRPr="009302EC">
        <w:t xml:space="preserve">, Frontend Lead, built the </w:t>
      </w:r>
      <w:r w:rsidRPr="009302EC">
        <w:rPr>
          <w:b/>
          <w:bCs/>
        </w:rPr>
        <w:t>React</w:t>
      </w:r>
      <w:r w:rsidRPr="009302EC">
        <w:t xml:space="preserve"> frontend on </w:t>
      </w:r>
      <w:r w:rsidRPr="009302EC">
        <w:rPr>
          <w:b/>
          <w:bCs/>
        </w:rPr>
        <w:t>Vercel</w:t>
      </w:r>
      <w:r w:rsidRPr="009302EC">
        <w:t xml:space="preserve">, integrating </w:t>
      </w:r>
      <w:r w:rsidRPr="009302EC">
        <w:rPr>
          <w:b/>
          <w:bCs/>
        </w:rPr>
        <w:t>Workbox</w:t>
      </w:r>
      <w:r w:rsidRPr="009302EC">
        <w:t xml:space="preserve"> for offline </w:t>
      </w:r>
      <w:r w:rsidRPr="009302EC">
        <w:rPr>
          <w:b/>
          <w:bCs/>
        </w:rPr>
        <w:t>QR code</w:t>
      </w:r>
      <w:r w:rsidRPr="009302EC">
        <w:t xml:space="preserve"> access and ensuring 1.2-second loads</w:t>
      </w:r>
      <w:r w:rsidR="00C939BB" w:rsidRPr="009302EC">
        <w:t>.</w:t>
      </w:r>
      <w:r w:rsidRPr="009302EC">
        <w:t xml:space="preserve"> </w:t>
      </w:r>
      <w:r w:rsidRPr="009302EC">
        <w:rPr>
          <w:b/>
          <w:bCs/>
        </w:rPr>
        <w:t>Deepraj</w:t>
      </w:r>
      <w:r w:rsidRPr="009302EC">
        <w:t xml:space="preserve">, Security &amp; Testing Lead, implemented </w:t>
      </w:r>
      <w:r w:rsidRPr="009302EC">
        <w:rPr>
          <w:b/>
          <w:bCs/>
        </w:rPr>
        <w:t>JWT</w:t>
      </w:r>
      <w:r w:rsidRPr="009302EC">
        <w:t xml:space="preserve"> and </w:t>
      </w:r>
      <w:r w:rsidRPr="009302EC">
        <w:rPr>
          <w:b/>
          <w:bCs/>
        </w:rPr>
        <w:t>TLS</w:t>
      </w:r>
      <w:r w:rsidRPr="009302EC">
        <w:t xml:space="preserve">, achieving 95% test coverage with </w:t>
      </w:r>
      <w:r w:rsidRPr="009302EC">
        <w:rPr>
          <w:b/>
          <w:bCs/>
        </w:rPr>
        <w:t>Jest</w:t>
      </w:r>
      <w:r w:rsidRPr="009302EC">
        <w:t xml:space="preserve"> and </w:t>
      </w:r>
      <w:r w:rsidRPr="009302EC">
        <w:rPr>
          <w:b/>
          <w:bCs/>
        </w:rPr>
        <w:t>Cypress</w:t>
      </w:r>
      <w:r w:rsidR="00690BDF" w:rsidRPr="009302EC">
        <w:t>.</w:t>
      </w:r>
      <w:r w:rsidRPr="009302EC">
        <w:t xml:space="preserve"> Weekly sprints, tracked on </w:t>
      </w:r>
      <w:r w:rsidRPr="009302EC">
        <w:rPr>
          <w:b/>
          <w:bCs/>
        </w:rPr>
        <w:t>Trello</w:t>
      </w:r>
      <w:r w:rsidRPr="009302EC">
        <w:t xml:space="preserve">, aligned tasks across the </w:t>
      </w:r>
      <w:r w:rsidRPr="009302EC">
        <w:rPr>
          <w:b/>
          <w:bCs/>
        </w:rPr>
        <w:t>8 modules</w:t>
      </w:r>
      <w:r w:rsidRPr="009302EC">
        <w:t xml:space="preserve">, with </w:t>
      </w:r>
      <w:r w:rsidRPr="009302EC">
        <w:rPr>
          <w:b/>
          <w:bCs/>
        </w:rPr>
        <w:t>Ishu</w:t>
      </w:r>
      <w:r w:rsidRPr="009302EC">
        <w:t xml:space="preserve"> resolving conflicts like </w:t>
      </w:r>
      <w:r w:rsidRPr="009302EC">
        <w:rPr>
          <w:b/>
          <w:bCs/>
        </w:rPr>
        <w:t>Render</w:t>
      </w:r>
      <w:r w:rsidRPr="009302EC">
        <w:t xml:space="preserve"> memory issues</w:t>
      </w:r>
      <w:r w:rsidR="00C939BB" w:rsidRPr="009302EC">
        <w:t>.</w:t>
      </w:r>
    </w:p>
    <w:p w14:paraId="7AAC29EE" w14:textId="77777777" w:rsidR="00BA043D" w:rsidRDefault="00BA043D" w:rsidP="00BA043D">
      <w:pPr>
        <w:pStyle w:val="ParagraphFormat"/>
      </w:pPr>
    </w:p>
    <w:p w14:paraId="4CE95357" w14:textId="70EE2271" w:rsidR="00802A67" w:rsidRPr="009302EC" w:rsidRDefault="00802A67" w:rsidP="00BA043D">
      <w:pPr>
        <w:pStyle w:val="ParagraphFormat"/>
      </w:pPr>
      <w:r w:rsidRPr="009302EC">
        <w:t xml:space="preserve">The team’s synergy, </w:t>
      </w:r>
      <w:proofErr w:type="spellStart"/>
      <w:r w:rsidRPr="009302EC">
        <w:t>fueled</w:t>
      </w:r>
      <w:proofErr w:type="spellEnd"/>
      <w:r w:rsidRPr="009302EC">
        <w:t xml:space="preserve"> by clear communication and role clarity, overcame the 10-week timeline, delivering a robust system for community events</w:t>
      </w:r>
      <w:r w:rsidR="00690BDF" w:rsidRPr="009302EC">
        <w:t>.</w:t>
      </w:r>
      <w:r w:rsidRPr="009302EC">
        <w:t xml:space="preserve"> Regular code reviews and pair programming enhanced quality, reflecting our commitment to excellence.</w:t>
      </w:r>
    </w:p>
    <w:p w14:paraId="0D847946" w14:textId="77777777" w:rsidR="00BA043D" w:rsidRDefault="00BA043D" w:rsidP="00BA043D">
      <w:pPr>
        <w:pStyle w:val="ParagraphFormat"/>
      </w:pPr>
    </w:p>
    <w:p w14:paraId="2E2EFD1C" w14:textId="1A6E1E13" w:rsidR="00802A67" w:rsidRPr="009302EC" w:rsidRDefault="00802A67" w:rsidP="00BA043D">
      <w:pPr>
        <w:pStyle w:val="ParagraphFormat"/>
      </w:pPr>
      <w:r w:rsidRPr="009302EC">
        <w:t>This collaboration highlights our technical expertise for our degree program, showcasing effective teamwork for complex projects</w:t>
      </w:r>
      <w:r w:rsidR="00690BDF" w:rsidRPr="009302EC">
        <w:t>.</w:t>
      </w:r>
    </w:p>
    <w:p w14:paraId="2B9249D8" w14:textId="72818DB2" w:rsidR="00802A67" w:rsidRPr="009302EC" w:rsidRDefault="00802A67" w:rsidP="006D5425">
      <w:pPr>
        <w:spacing w:before="24" w:after="24"/>
        <w:rPr>
          <w:rFonts w:ascii="Times New Roman" w:hAnsi="Times New Roman" w:cs="Times New Roman"/>
        </w:rPr>
      </w:pPr>
    </w:p>
    <w:p w14:paraId="355D0E9D" w14:textId="501876FF" w:rsidR="00802A67" w:rsidRPr="009302EC" w:rsidRDefault="00802A67" w:rsidP="006D5425">
      <w:pPr>
        <w:spacing w:before="24" w:after="24"/>
        <w:rPr>
          <w:rFonts w:ascii="Times New Roman" w:hAnsi="Times New Roman" w:cs="Times New Roman"/>
        </w:rPr>
      </w:pPr>
    </w:p>
    <w:p w14:paraId="559A01F5" w14:textId="77777777" w:rsidR="00802A67" w:rsidRPr="009302EC" w:rsidRDefault="00802A67" w:rsidP="006D5425">
      <w:pPr>
        <w:spacing w:before="24" w:after="24"/>
        <w:rPr>
          <w:rFonts w:ascii="Times New Roman" w:hAnsi="Times New Roman" w:cs="Times New Roman"/>
        </w:rPr>
      </w:pPr>
      <w:r w:rsidRPr="009302EC">
        <w:rPr>
          <w:rFonts w:ascii="Times New Roman" w:hAnsi="Times New Roman" w:cs="Times New Roman"/>
        </w:rPr>
        <w:br w:type="page"/>
      </w:r>
    </w:p>
    <w:p w14:paraId="6F3B46CF" w14:textId="648DA8B3" w:rsidR="00802A67" w:rsidRPr="009302EC" w:rsidRDefault="00802A67" w:rsidP="006D5425">
      <w:pPr>
        <w:spacing w:before="24" w:after="24"/>
        <w:rPr>
          <w:rFonts w:ascii="Times New Roman" w:hAnsi="Times New Roman" w:cs="Times New Roman"/>
        </w:rPr>
      </w:pPr>
    </w:p>
    <w:p w14:paraId="19D58B38" w14:textId="77777777" w:rsidR="00B00EEF" w:rsidRPr="00B636E3" w:rsidRDefault="00B00EEF" w:rsidP="00B00EEF">
      <w:pPr>
        <w:pStyle w:val="ParagraphFormat"/>
        <w:rPr>
          <w:b/>
          <w:bCs/>
        </w:rPr>
      </w:pPr>
      <w:r w:rsidRPr="00B636E3">
        <w:rPr>
          <w:b/>
          <w:bCs/>
        </w:rPr>
        <w:t>8.9 Project Timeline</w:t>
      </w:r>
    </w:p>
    <w:p w14:paraId="304AAF19" w14:textId="77777777" w:rsidR="00B00EEF" w:rsidRDefault="00B00EEF" w:rsidP="00B00EEF">
      <w:pPr>
        <w:spacing w:before="24" w:after="24"/>
        <w:rPr>
          <w:rFonts w:ascii="Times New Roman" w:hAnsi="Times New Roman" w:cs="Times New Roman"/>
        </w:rPr>
      </w:pPr>
    </w:p>
    <w:p w14:paraId="3C2C1E0F" w14:textId="77777777" w:rsidR="00B00EEF" w:rsidRDefault="00B00EEF" w:rsidP="00B00EEF">
      <w:pPr>
        <w:spacing w:before="24" w:after="24"/>
        <w:rPr>
          <w:rFonts w:ascii="Times New Roman" w:hAnsi="Times New Roman" w:cs="Times New Roman"/>
        </w:rPr>
      </w:pPr>
    </w:p>
    <w:p w14:paraId="038A0656" w14:textId="77777777" w:rsidR="00B00EEF" w:rsidRPr="009302EC" w:rsidRDefault="00B00EEF" w:rsidP="00B00EEF">
      <w:pPr>
        <w:pStyle w:val="ParagraphFormat"/>
      </w:pPr>
      <w:r w:rsidRPr="009302EC">
        <w:t xml:space="preserve">The </w:t>
      </w:r>
      <w:r w:rsidRPr="009302EC">
        <w:rPr>
          <w:b/>
          <w:bCs/>
        </w:rPr>
        <w:t>Event Booking &amp; Management System</w:t>
      </w:r>
      <w:r w:rsidRPr="009302EC">
        <w:t xml:space="preserve"> was developed in 2.5 months (10 weeks) under </w:t>
      </w:r>
      <w:r w:rsidRPr="009302EC">
        <w:rPr>
          <w:b/>
          <w:bCs/>
        </w:rPr>
        <w:t>Ishu’s</w:t>
      </w:r>
      <w:r w:rsidRPr="009302EC">
        <w:t xml:space="preserve"> leadership, with a structured timeline ensuring timely completion. </w:t>
      </w:r>
      <w:r w:rsidRPr="009302EC">
        <w:rPr>
          <w:b/>
          <w:bCs/>
        </w:rPr>
        <w:t>Weeks 1-2</w:t>
      </w:r>
      <w:r w:rsidRPr="009302EC">
        <w:t xml:space="preserve">: </w:t>
      </w:r>
      <w:r w:rsidRPr="009302EC">
        <w:rPr>
          <w:b/>
          <w:bCs/>
        </w:rPr>
        <w:t>Ishu</w:t>
      </w:r>
      <w:r w:rsidRPr="009302EC">
        <w:t xml:space="preserve"> and </w:t>
      </w:r>
      <w:r w:rsidRPr="009302EC">
        <w:rPr>
          <w:b/>
          <w:bCs/>
        </w:rPr>
        <w:t>Mayank</w:t>
      </w:r>
      <w:r w:rsidRPr="009302EC">
        <w:t xml:space="preserve"> set up the </w:t>
      </w:r>
      <w:r w:rsidRPr="009302EC">
        <w:rPr>
          <w:b/>
          <w:bCs/>
        </w:rPr>
        <w:t>MERN stack</w:t>
      </w:r>
      <w:r w:rsidRPr="009302EC">
        <w:t xml:space="preserve">, initializing </w:t>
      </w:r>
      <w:r w:rsidRPr="009302EC">
        <w:rPr>
          <w:b/>
          <w:bCs/>
        </w:rPr>
        <w:t>Vercel</w:t>
      </w:r>
      <w:r w:rsidRPr="009302EC">
        <w:t xml:space="preserve"> for the </w:t>
      </w:r>
      <w:r w:rsidRPr="009302EC">
        <w:rPr>
          <w:b/>
          <w:bCs/>
        </w:rPr>
        <w:t>React</w:t>
      </w:r>
      <w:r w:rsidRPr="009302EC">
        <w:t xml:space="preserve"> frontend and </w:t>
      </w:r>
      <w:r w:rsidRPr="009302EC">
        <w:rPr>
          <w:b/>
          <w:bCs/>
        </w:rPr>
        <w:t>Render</w:t>
      </w:r>
      <w:r w:rsidRPr="009302EC">
        <w:t xml:space="preserve"> for the </w:t>
      </w:r>
      <w:r w:rsidRPr="009302EC">
        <w:rPr>
          <w:b/>
          <w:bCs/>
        </w:rPr>
        <w:t>Node.js</w:t>
      </w:r>
      <w:r w:rsidRPr="009302EC">
        <w:t xml:space="preserve"> backend, while </w:t>
      </w:r>
      <w:r w:rsidRPr="009302EC">
        <w:rPr>
          <w:b/>
          <w:bCs/>
        </w:rPr>
        <w:t>Kishan</w:t>
      </w:r>
      <w:r w:rsidRPr="009302EC">
        <w:t xml:space="preserve"> configured </w:t>
      </w:r>
      <w:r w:rsidRPr="009302EC">
        <w:rPr>
          <w:b/>
          <w:bCs/>
        </w:rPr>
        <w:t>MongoDB Atlas</w:t>
      </w:r>
      <w:r w:rsidRPr="009302EC">
        <w:t xml:space="preserve"> with initial schemas. </w:t>
      </w:r>
      <w:r w:rsidRPr="009302EC">
        <w:rPr>
          <w:b/>
          <w:bCs/>
        </w:rPr>
        <w:t>Weeks 3-5</w:t>
      </w:r>
      <w:r w:rsidRPr="009302EC">
        <w:t xml:space="preserve">: </w:t>
      </w:r>
      <w:r w:rsidRPr="009302EC">
        <w:rPr>
          <w:b/>
          <w:bCs/>
        </w:rPr>
        <w:t>Mayank</w:t>
      </w:r>
      <w:r w:rsidRPr="009302EC">
        <w:t xml:space="preserve"> built the UI, </w:t>
      </w:r>
      <w:r w:rsidRPr="009302EC">
        <w:rPr>
          <w:b/>
          <w:bCs/>
        </w:rPr>
        <w:t>Ishu</w:t>
      </w:r>
      <w:r w:rsidRPr="009302EC">
        <w:t xml:space="preserve"> developed APIs and </w:t>
      </w:r>
      <w:r w:rsidRPr="009302EC">
        <w:rPr>
          <w:b/>
          <w:bCs/>
        </w:rPr>
        <w:t>Socket.io</w:t>
      </w:r>
      <w:r w:rsidRPr="009302EC">
        <w:t xml:space="preserve">, and </w:t>
      </w:r>
      <w:r w:rsidRPr="009302EC">
        <w:rPr>
          <w:b/>
          <w:bCs/>
        </w:rPr>
        <w:t>Kishan</w:t>
      </w:r>
      <w:r w:rsidRPr="009302EC">
        <w:t xml:space="preserve"> optimized database indexes for 80ms queries.</w:t>
      </w:r>
    </w:p>
    <w:p w14:paraId="6121BF65" w14:textId="77777777" w:rsidR="00B00EEF" w:rsidRDefault="00B00EEF" w:rsidP="00B00EEF">
      <w:pPr>
        <w:spacing w:before="24" w:after="24"/>
        <w:rPr>
          <w:rFonts w:ascii="Times New Roman" w:hAnsi="Times New Roman" w:cs="Times New Roman"/>
          <w:b/>
          <w:bCs/>
        </w:rPr>
      </w:pPr>
    </w:p>
    <w:p w14:paraId="66B881B2" w14:textId="77777777" w:rsidR="00B00EEF" w:rsidRPr="009302EC" w:rsidRDefault="00B00EEF" w:rsidP="00B00EEF">
      <w:pPr>
        <w:pStyle w:val="ParagraphFormat"/>
      </w:pPr>
      <w:r w:rsidRPr="009302EC">
        <w:rPr>
          <w:b/>
          <w:bCs/>
        </w:rPr>
        <w:t>Weeks 6-8</w:t>
      </w:r>
      <w:r w:rsidRPr="009302EC">
        <w:t xml:space="preserve">: </w:t>
      </w:r>
      <w:r w:rsidRPr="009302EC">
        <w:rPr>
          <w:b/>
          <w:bCs/>
        </w:rPr>
        <w:t>Ishu</w:t>
      </w:r>
      <w:r w:rsidRPr="009302EC">
        <w:t xml:space="preserve"> implemented </w:t>
      </w:r>
      <w:r w:rsidRPr="009302EC">
        <w:rPr>
          <w:b/>
          <w:bCs/>
        </w:rPr>
        <w:t>QR Code Integration</w:t>
      </w:r>
      <w:r w:rsidRPr="009302EC">
        <w:t xml:space="preserve">, </w:t>
      </w:r>
      <w:r w:rsidRPr="009302EC">
        <w:rPr>
          <w:b/>
          <w:bCs/>
        </w:rPr>
        <w:t>AI Recommendations</w:t>
      </w:r>
      <w:r w:rsidRPr="009302EC">
        <w:t xml:space="preserve">, and the </w:t>
      </w:r>
      <w:r w:rsidRPr="009302EC">
        <w:rPr>
          <w:b/>
          <w:bCs/>
        </w:rPr>
        <w:t>Chatbot</w:t>
      </w:r>
      <w:r w:rsidRPr="009302EC">
        <w:t xml:space="preserve">, with </w:t>
      </w:r>
      <w:r w:rsidRPr="009302EC">
        <w:rPr>
          <w:b/>
          <w:bCs/>
        </w:rPr>
        <w:t>Deepraj</w:t>
      </w:r>
      <w:r w:rsidRPr="009302EC">
        <w:t xml:space="preserve"> adding </w:t>
      </w:r>
      <w:r w:rsidRPr="009302EC">
        <w:rPr>
          <w:b/>
          <w:bCs/>
        </w:rPr>
        <w:t>JWT</w:t>
      </w:r>
      <w:r w:rsidRPr="009302EC">
        <w:t xml:space="preserve"> and </w:t>
      </w:r>
      <w:r w:rsidRPr="009302EC">
        <w:rPr>
          <w:b/>
          <w:bCs/>
        </w:rPr>
        <w:t>TLS</w:t>
      </w:r>
      <w:r w:rsidRPr="009302EC">
        <w:t xml:space="preserve"> security. </w:t>
      </w:r>
      <w:r w:rsidRPr="009302EC">
        <w:rPr>
          <w:b/>
          <w:bCs/>
        </w:rPr>
        <w:t>Mayank</w:t>
      </w:r>
      <w:r w:rsidRPr="009302EC">
        <w:t xml:space="preserve"> integrated </w:t>
      </w:r>
      <w:r w:rsidRPr="009302EC">
        <w:rPr>
          <w:b/>
          <w:bCs/>
        </w:rPr>
        <w:t>Workbox</w:t>
      </w:r>
      <w:r w:rsidRPr="009302EC">
        <w:t xml:space="preserve"> for the </w:t>
      </w:r>
      <w:r w:rsidRPr="009302EC">
        <w:rPr>
          <w:b/>
          <w:bCs/>
        </w:rPr>
        <w:t>PWA</w:t>
      </w:r>
      <w:r w:rsidRPr="009302EC">
        <w:t xml:space="preserve">, achieving offline </w:t>
      </w:r>
      <w:r w:rsidRPr="009302EC">
        <w:rPr>
          <w:b/>
          <w:bCs/>
        </w:rPr>
        <w:t>QR code</w:t>
      </w:r>
      <w:r w:rsidRPr="009302EC">
        <w:t xml:space="preserve"> access. </w:t>
      </w:r>
      <w:r w:rsidRPr="009302EC">
        <w:rPr>
          <w:b/>
          <w:bCs/>
        </w:rPr>
        <w:t>Weeks 9-10</w:t>
      </w:r>
      <w:r w:rsidRPr="009302EC">
        <w:t xml:space="preserve">: </w:t>
      </w:r>
      <w:r w:rsidRPr="009302EC">
        <w:rPr>
          <w:b/>
          <w:bCs/>
        </w:rPr>
        <w:t>Deepraj</w:t>
      </w:r>
      <w:r w:rsidRPr="009302EC">
        <w:t xml:space="preserve"> conducted testing with </w:t>
      </w:r>
      <w:r w:rsidRPr="009302EC">
        <w:rPr>
          <w:b/>
          <w:bCs/>
        </w:rPr>
        <w:t>Jest</w:t>
      </w:r>
      <w:r w:rsidRPr="009302EC">
        <w:t xml:space="preserve"> and </w:t>
      </w:r>
      <w:r w:rsidRPr="009302EC">
        <w:rPr>
          <w:b/>
          <w:bCs/>
        </w:rPr>
        <w:t>Cypress</w:t>
      </w:r>
      <w:r w:rsidRPr="009302EC">
        <w:t xml:space="preserve"> (95% coverage), and </w:t>
      </w:r>
      <w:r w:rsidRPr="009302EC">
        <w:rPr>
          <w:b/>
          <w:bCs/>
        </w:rPr>
        <w:t>Ishu</w:t>
      </w:r>
      <w:r w:rsidRPr="009302EC">
        <w:t xml:space="preserve"> managed deployment, resolving </w:t>
      </w:r>
      <w:r w:rsidRPr="009302EC">
        <w:rPr>
          <w:b/>
          <w:bCs/>
        </w:rPr>
        <w:t>Render</w:t>
      </w:r>
      <w:r w:rsidRPr="009302EC">
        <w:t xml:space="preserve"> sleep mode issues with a cron job.</w:t>
      </w:r>
    </w:p>
    <w:p w14:paraId="4F547B1B" w14:textId="77777777" w:rsidR="00B00EEF" w:rsidRDefault="00B00EEF" w:rsidP="00B00EEF">
      <w:pPr>
        <w:spacing w:before="24" w:after="24"/>
        <w:rPr>
          <w:rFonts w:ascii="Times New Roman" w:hAnsi="Times New Roman" w:cs="Times New Roman"/>
        </w:rPr>
      </w:pPr>
    </w:p>
    <w:p w14:paraId="257F747A" w14:textId="236FA1CC" w:rsidR="00B00EEF" w:rsidRPr="009302EC" w:rsidRDefault="00B00EEF" w:rsidP="00076250">
      <w:pPr>
        <w:pStyle w:val="ParagraphFormat"/>
      </w:pPr>
      <w:r w:rsidRPr="009302EC">
        <w:t xml:space="preserve">Daily standups and </w:t>
      </w:r>
      <w:r w:rsidRPr="009302EC">
        <w:rPr>
          <w:b/>
          <w:bCs/>
        </w:rPr>
        <w:t>Trello</w:t>
      </w:r>
      <w:r w:rsidRPr="009302EC">
        <w:t xml:space="preserve"> tracked progress, ensuring the </w:t>
      </w:r>
      <w:r w:rsidRPr="009302EC">
        <w:rPr>
          <w:b/>
          <w:bCs/>
        </w:rPr>
        <w:t>8 modules</w:t>
      </w:r>
      <w:r w:rsidRPr="009302EC">
        <w:t xml:space="preserve"> were completed on schedule for community events. The tight timeline required parallel development, with </w:t>
      </w:r>
      <w:r w:rsidRPr="009302EC">
        <w:rPr>
          <w:b/>
          <w:bCs/>
        </w:rPr>
        <w:t>Ishu</w:t>
      </w:r>
      <w:r w:rsidRPr="009302EC">
        <w:t xml:space="preserve"> coordinating to avoid delays.</w:t>
      </w:r>
      <w:r w:rsidRPr="009302EC">
        <w:br w:type="page"/>
      </w:r>
    </w:p>
    <w:p w14:paraId="25A428A4" w14:textId="77777777" w:rsidR="00B00EEF" w:rsidRPr="00B636E3" w:rsidRDefault="00B00EEF" w:rsidP="00B00EEF">
      <w:pPr>
        <w:pStyle w:val="ParagraphFormat"/>
        <w:rPr>
          <w:b/>
          <w:bCs/>
        </w:rPr>
      </w:pPr>
      <w:r w:rsidRPr="00B636E3">
        <w:rPr>
          <w:b/>
          <w:bCs/>
        </w:rPr>
        <w:lastRenderedPageBreak/>
        <w:t>8.10 Final Summary</w:t>
      </w:r>
    </w:p>
    <w:p w14:paraId="25B7D786" w14:textId="77777777" w:rsidR="00B00EEF" w:rsidRDefault="00B00EEF" w:rsidP="00B00EEF">
      <w:pPr>
        <w:spacing w:before="24" w:after="24"/>
        <w:rPr>
          <w:rFonts w:ascii="Times New Roman" w:hAnsi="Times New Roman" w:cs="Times New Roman"/>
        </w:rPr>
      </w:pPr>
    </w:p>
    <w:p w14:paraId="18D3EF26" w14:textId="77777777" w:rsidR="00B00EEF" w:rsidRDefault="00B00EEF" w:rsidP="00B00EEF">
      <w:pPr>
        <w:pStyle w:val="ParagraphFormat"/>
      </w:pPr>
    </w:p>
    <w:p w14:paraId="158A3284" w14:textId="77777777" w:rsidR="00B00EEF" w:rsidRPr="009302EC" w:rsidRDefault="00B00EEF" w:rsidP="00B00EEF">
      <w:pPr>
        <w:pStyle w:val="ParagraphFormat"/>
      </w:pPr>
      <w:r w:rsidRPr="009302EC">
        <w:t xml:space="preserve">The </w:t>
      </w:r>
      <w:r w:rsidRPr="009302EC">
        <w:rPr>
          <w:b/>
          <w:bCs/>
        </w:rPr>
        <w:t>Event Booking &amp; Management System</w:t>
      </w:r>
      <w:r w:rsidRPr="009302EC">
        <w:t xml:space="preserve">, developed in 2.5 months under </w:t>
      </w:r>
      <w:r w:rsidRPr="009302EC">
        <w:rPr>
          <w:b/>
          <w:bCs/>
        </w:rPr>
        <w:t>Ishu’s</w:t>
      </w:r>
      <w:r w:rsidRPr="009302EC">
        <w:t xml:space="preserve"> leadership, is a comprehensive solution for community events, fulfilling our degree program objectives. The </w:t>
      </w:r>
      <w:r w:rsidRPr="009302EC">
        <w:rPr>
          <w:b/>
          <w:bCs/>
        </w:rPr>
        <w:t>MERN stack</w:t>
      </w:r>
      <w:r w:rsidRPr="009302EC">
        <w:t xml:space="preserve"> platform, hosted on </w:t>
      </w:r>
      <w:r w:rsidRPr="009302EC">
        <w:rPr>
          <w:b/>
          <w:bCs/>
        </w:rPr>
        <w:t>Vercel</w:t>
      </w:r>
      <w:r w:rsidRPr="009302EC">
        <w:t xml:space="preserve">, </w:t>
      </w:r>
      <w:r w:rsidRPr="009302EC">
        <w:rPr>
          <w:b/>
          <w:bCs/>
        </w:rPr>
        <w:t>Render</w:t>
      </w:r>
      <w:r w:rsidRPr="009302EC">
        <w:t xml:space="preserve">, and </w:t>
      </w:r>
      <w:r w:rsidRPr="009302EC">
        <w:rPr>
          <w:b/>
          <w:bCs/>
        </w:rPr>
        <w:t>MongoDB Atlas</w:t>
      </w:r>
      <w:r w:rsidRPr="009302EC">
        <w:t xml:space="preserve">, integrates </w:t>
      </w:r>
      <w:r w:rsidRPr="009302EC">
        <w:rPr>
          <w:b/>
          <w:bCs/>
        </w:rPr>
        <w:t>8 modules</w:t>
      </w:r>
      <w:r w:rsidRPr="009302EC">
        <w:t xml:space="preserve">—including </w:t>
      </w:r>
      <w:r w:rsidRPr="009302EC">
        <w:rPr>
          <w:b/>
          <w:bCs/>
        </w:rPr>
        <w:t>QR Code Integration</w:t>
      </w:r>
      <w:r w:rsidRPr="009302EC">
        <w:t xml:space="preserve">, </w:t>
      </w:r>
      <w:r w:rsidRPr="009302EC">
        <w:rPr>
          <w:b/>
          <w:bCs/>
        </w:rPr>
        <w:t>Real-Time Updates</w:t>
      </w:r>
      <w:r w:rsidRPr="009302EC">
        <w:t xml:space="preserve">, and </w:t>
      </w:r>
      <w:r w:rsidRPr="009302EC">
        <w:rPr>
          <w:b/>
          <w:bCs/>
        </w:rPr>
        <w:t>AI Recommendations</w:t>
      </w:r>
      <w:r w:rsidRPr="009302EC">
        <w:t xml:space="preserve">—delivering 200ms API responses, 80ms queries, and 1.2-second UI loads for 1000 users. </w:t>
      </w:r>
      <w:r w:rsidRPr="009302EC">
        <w:rPr>
          <w:b/>
          <w:bCs/>
        </w:rPr>
        <w:t>Mayank’s</w:t>
      </w:r>
      <w:r w:rsidRPr="009302EC">
        <w:t xml:space="preserve"> </w:t>
      </w:r>
      <w:r w:rsidRPr="009302EC">
        <w:rPr>
          <w:b/>
          <w:bCs/>
        </w:rPr>
        <w:t>PWA</w:t>
      </w:r>
      <w:r w:rsidRPr="009302EC">
        <w:t xml:space="preserve"> enables offline access, while </w:t>
      </w:r>
      <w:r w:rsidRPr="009302EC">
        <w:rPr>
          <w:b/>
          <w:bCs/>
        </w:rPr>
        <w:t>Deepraj’s</w:t>
      </w:r>
      <w:r w:rsidRPr="009302EC">
        <w:t xml:space="preserve"> </w:t>
      </w:r>
      <w:r w:rsidRPr="009302EC">
        <w:rPr>
          <w:b/>
          <w:bCs/>
        </w:rPr>
        <w:t>JWT</w:t>
      </w:r>
      <w:r w:rsidRPr="009302EC">
        <w:t xml:space="preserve"> and </w:t>
      </w:r>
      <w:r w:rsidRPr="009302EC">
        <w:rPr>
          <w:b/>
          <w:bCs/>
        </w:rPr>
        <w:t>TLS</w:t>
      </w:r>
      <w:r w:rsidRPr="009302EC">
        <w:t xml:space="preserve"> ensure security.</w:t>
      </w:r>
    </w:p>
    <w:p w14:paraId="71C09DC9" w14:textId="77777777" w:rsidR="00B00EEF" w:rsidRDefault="00B00EEF" w:rsidP="00B00EEF">
      <w:pPr>
        <w:pStyle w:val="ParagraphFormat"/>
        <w:rPr>
          <w:b/>
          <w:bCs/>
        </w:rPr>
      </w:pPr>
    </w:p>
    <w:p w14:paraId="05720BD4" w14:textId="77777777" w:rsidR="00B00EEF" w:rsidRPr="009302EC" w:rsidRDefault="00B00EEF" w:rsidP="00B00EEF">
      <w:pPr>
        <w:pStyle w:val="ParagraphFormat"/>
      </w:pPr>
      <w:r w:rsidRPr="009302EC">
        <w:rPr>
          <w:b/>
          <w:bCs/>
        </w:rPr>
        <w:t>Kishan’s</w:t>
      </w:r>
      <w:r w:rsidRPr="009302EC">
        <w:t xml:space="preserve"> optimized </w:t>
      </w:r>
      <w:r w:rsidRPr="009302EC">
        <w:rPr>
          <w:b/>
          <w:bCs/>
        </w:rPr>
        <w:t>MongoDB</w:t>
      </w:r>
      <w:r w:rsidRPr="009302EC">
        <w:t xml:space="preserve"> schemas fit 5000 bookings in 512 MB, and </w:t>
      </w:r>
      <w:r w:rsidRPr="009302EC">
        <w:rPr>
          <w:b/>
          <w:bCs/>
        </w:rPr>
        <w:t>Ishu’s</w:t>
      </w:r>
      <w:r w:rsidRPr="009302EC">
        <w:t xml:space="preserve"> </w:t>
      </w:r>
      <w:r w:rsidRPr="009302EC">
        <w:rPr>
          <w:b/>
          <w:bCs/>
        </w:rPr>
        <w:t>Socket.io</w:t>
      </w:r>
      <w:r w:rsidRPr="009302EC">
        <w:t xml:space="preserve"> and </w:t>
      </w:r>
      <w:r w:rsidRPr="009302EC">
        <w:rPr>
          <w:b/>
          <w:bCs/>
        </w:rPr>
        <w:t>TensorFlow.js</w:t>
      </w:r>
      <w:r w:rsidRPr="009302EC">
        <w:t xml:space="preserve"> enhance real-time and personalized features. Free-tier constraints were overcome through lean design and cron jobs, achieving 99.9% uptime. The project’s modular architecture, rigorous testing (95% coverage), and zero-cost model make it a practical and academic success.</w:t>
      </w:r>
    </w:p>
    <w:p w14:paraId="033C7566" w14:textId="77777777" w:rsidR="00B00EEF" w:rsidRDefault="00B00EEF" w:rsidP="00B00EEF">
      <w:pPr>
        <w:spacing w:before="24" w:after="24"/>
        <w:rPr>
          <w:rFonts w:ascii="Times New Roman" w:hAnsi="Times New Roman" w:cs="Times New Roman"/>
        </w:rPr>
      </w:pPr>
    </w:p>
    <w:p w14:paraId="41707211" w14:textId="77777777" w:rsidR="00B00EEF" w:rsidRPr="009302EC" w:rsidRDefault="00B00EEF" w:rsidP="00B00EEF">
      <w:pPr>
        <w:pStyle w:val="ParagraphFormat"/>
      </w:pPr>
      <w:r w:rsidRPr="009302EC">
        <w:t>Future enhancements, like analytics dashboards and payment gateways, promise broader impact. This report, spanning setup to supplementary materials, showcases our team’s technical expertise and collaboration, ready for AKTU evaluation and real-world adoption.</w:t>
      </w:r>
    </w:p>
    <w:p w14:paraId="11D4CFDF" w14:textId="77777777" w:rsidR="00B00EEF" w:rsidRDefault="00B00EEF" w:rsidP="00B00EEF">
      <w:pPr>
        <w:spacing w:before="24" w:after="24"/>
        <w:rPr>
          <w:rFonts w:ascii="Times New Roman" w:hAnsi="Times New Roman" w:cs="Times New Roman"/>
        </w:rPr>
      </w:pPr>
    </w:p>
    <w:p w14:paraId="2C375263" w14:textId="77777777" w:rsidR="00B00EEF" w:rsidRPr="009302EC" w:rsidRDefault="00B00EEF" w:rsidP="00B00EEF">
      <w:pPr>
        <w:pStyle w:val="ParagraphFormat"/>
      </w:pPr>
      <w:r w:rsidRPr="009302EC">
        <w:t>This final summary encapsulates our achievements, highlighting a scalable, impactful system for community event management and our commitment to excellence.</w:t>
      </w:r>
    </w:p>
    <w:p w14:paraId="61607887" w14:textId="77777777" w:rsidR="00B00EEF" w:rsidRPr="009302EC" w:rsidRDefault="00B00EEF" w:rsidP="00B00EEF">
      <w:pPr>
        <w:spacing w:before="24" w:after="24"/>
        <w:rPr>
          <w:rFonts w:ascii="Times New Roman" w:hAnsi="Times New Roman" w:cs="Times New Roman"/>
        </w:rPr>
      </w:pPr>
    </w:p>
    <w:p w14:paraId="42544503" w14:textId="04C0F448" w:rsidR="009337A7" w:rsidRPr="009302EC" w:rsidRDefault="009337A7" w:rsidP="00B00EEF">
      <w:pPr>
        <w:spacing w:before="24" w:after="24"/>
        <w:rPr>
          <w:rFonts w:ascii="Times New Roman" w:hAnsi="Times New Roman" w:cs="Times New Roman"/>
        </w:rPr>
      </w:pPr>
    </w:p>
    <w:sectPr w:rsidR="009337A7" w:rsidRPr="009302EC" w:rsidSect="00680F36">
      <w:footerReference w:type="default" r:id="rId29"/>
      <w:pgSz w:w="11906" w:h="16838"/>
      <w:pgMar w:top="1411" w:right="1411" w:bottom="1411" w:left="1983"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5F3116" w14:textId="77777777" w:rsidR="00846B90" w:rsidRDefault="00846B90" w:rsidP="0012307E">
      <w:pPr>
        <w:spacing w:after="0" w:line="240" w:lineRule="auto"/>
      </w:pPr>
      <w:r>
        <w:separator/>
      </w:r>
    </w:p>
  </w:endnote>
  <w:endnote w:type="continuationSeparator" w:id="0">
    <w:p w14:paraId="0EEBB8A4" w14:textId="77777777" w:rsidR="00846B90" w:rsidRDefault="00846B90" w:rsidP="00123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828661"/>
      <w:docPartObj>
        <w:docPartGallery w:val="Page Numbers (Bottom of Page)"/>
        <w:docPartUnique/>
      </w:docPartObj>
    </w:sdtPr>
    <w:sdtEndPr>
      <w:rPr>
        <w:noProof/>
      </w:rPr>
    </w:sdtEndPr>
    <w:sdtContent>
      <w:p w14:paraId="669D90BF" w14:textId="65FB4E1F" w:rsidR="0012307E" w:rsidRDefault="001230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98B40" w14:textId="77777777" w:rsidR="0012307E" w:rsidRDefault="00123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87938" w14:textId="77777777" w:rsidR="00846B90" w:rsidRDefault="00846B90" w:rsidP="0012307E">
      <w:pPr>
        <w:spacing w:after="0" w:line="240" w:lineRule="auto"/>
      </w:pPr>
      <w:r>
        <w:separator/>
      </w:r>
    </w:p>
  </w:footnote>
  <w:footnote w:type="continuationSeparator" w:id="0">
    <w:p w14:paraId="5BC8E54C" w14:textId="77777777" w:rsidR="00846B90" w:rsidRDefault="00846B90" w:rsidP="00123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742F"/>
    <w:multiLevelType w:val="multilevel"/>
    <w:tmpl w:val="E810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A236D6"/>
    <w:multiLevelType w:val="multilevel"/>
    <w:tmpl w:val="F00A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55695F"/>
    <w:multiLevelType w:val="multilevel"/>
    <w:tmpl w:val="796A3C7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454955AE"/>
    <w:multiLevelType w:val="multilevel"/>
    <w:tmpl w:val="9D1261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1214CB"/>
    <w:multiLevelType w:val="multilevel"/>
    <w:tmpl w:val="E3BE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3C0F"/>
    <w:multiLevelType w:val="multilevel"/>
    <w:tmpl w:val="8BE43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A346BC"/>
    <w:multiLevelType w:val="multilevel"/>
    <w:tmpl w:val="A8E6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13674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0700453">
    <w:abstractNumId w:val="5"/>
  </w:num>
  <w:num w:numId="3" w16cid:durableId="1225871884">
    <w:abstractNumId w:val="0"/>
  </w:num>
  <w:num w:numId="4" w16cid:durableId="266616600">
    <w:abstractNumId w:val="6"/>
  </w:num>
  <w:num w:numId="5" w16cid:durableId="636842180">
    <w:abstractNumId w:val="1"/>
  </w:num>
  <w:num w:numId="6" w16cid:durableId="506602024">
    <w:abstractNumId w:val="4"/>
  </w:num>
  <w:num w:numId="7" w16cid:durableId="1609312857">
    <w:abstractNumId w:val="3"/>
  </w:num>
  <w:num w:numId="8" w16cid:durableId="11647836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9963827">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03232071">
    <w:abstractNumId w:val="0"/>
  </w:num>
  <w:num w:numId="11" w16cid:durableId="620770996">
    <w:abstractNumId w:val="6"/>
  </w:num>
  <w:num w:numId="12" w16cid:durableId="846677800">
    <w:abstractNumId w:val="1"/>
  </w:num>
  <w:num w:numId="13" w16cid:durableId="540482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07E"/>
    <w:rsid w:val="00037E5A"/>
    <w:rsid w:val="00042DF6"/>
    <w:rsid w:val="00053A3F"/>
    <w:rsid w:val="00060BDF"/>
    <w:rsid w:val="00073AA0"/>
    <w:rsid w:val="00076250"/>
    <w:rsid w:val="000A007B"/>
    <w:rsid w:val="000B1FB6"/>
    <w:rsid w:val="000B7889"/>
    <w:rsid w:val="000C75E6"/>
    <w:rsid w:val="000D1E38"/>
    <w:rsid w:val="0010070B"/>
    <w:rsid w:val="00100800"/>
    <w:rsid w:val="00114223"/>
    <w:rsid w:val="0012307E"/>
    <w:rsid w:val="001354A6"/>
    <w:rsid w:val="00153D5C"/>
    <w:rsid w:val="001943DB"/>
    <w:rsid w:val="00196F5D"/>
    <w:rsid w:val="001C0515"/>
    <w:rsid w:val="001C24C6"/>
    <w:rsid w:val="001C5995"/>
    <w:rsid w:val="00210CB1"/>
    <w:rsid w:val="00217474"/>
    <w:rsid w:val="002229E2"/>
    <w:rsid w:val="00271733"/>
    <w:rsid w:val="00290693"/>
    <w:rsid w:val="00296BED"/>
    <w:rsid w:val="002A28B7"/>
    <w:rsid w:val="00330FEA"/>
    <w:rsid w:val="00357014"/>
    <w:rsid w:val="00386E41"/>
    <w:rsid w:val="003B2584"/>
    <w:rsid w:val="003B6E12"/>
    <w:rsid w:val="003D516F"/>
    <w:rsid w:val="003F4FAA"/>
    <w:rsid w:val="004020E8"/>
    <w:rsid w:val="00437F8C"/>
    <w:rsid w:val="00481E62"/>
    <w:rsid w:val="00492F35"/>
    <w:rsid w:val="004C5BA8"/>
    <w:rsid w:val="004D0F0A"/>
    <w:rsid w:val="004D7280"/>
    <w:rsid w:val="004E3B07"/>
    <w:rsid w:val="00500F03"/>
    <w:rsid w:val="0057281D"/>
    <w:rsid w:val="005732BD"/>
    <w:rsid w:val="00583C5A"/>
    <w:rsid w:val="005A4CF9"/>
    <w:rsid w:val="005C6857"/>
    <w:rsid w:val="005D2F46"/>
    <w:rsid w:val="00627E85"/>
    <w:rsid w:val="006332BF"/>
    <w:rsid w:val="006545ED"/>
    <w:rsid w:val="00661651"/>
    <w:rsid w:val="00680F36"/>
    <w:rsid w:val="00690BDF"/>
    <w:rsid w:val="006D5425"/>
    <w:rsid w:val="006D7319"/>
    <w:rsid w:val="006E595F"/>
    <w:rsid w:val="007026A2"/>
    <w:rsid w:val="00731760"/>
    <w:rsid w:val="00771706"/>
    <w:rsid w:val="00793B82"/>
    <w:rsid w:val="007B248F"/>
    <w:rsid w:val="00802A67"/>
    <w:rsid w:val="00825F3C"/>
    <w:rsid w:val="00846B90"/>
    <w:rsid w:val="00853524"/>
    <w:rsid w:val="008617BB"/>
    <w:rsid w:val="00892ED7"/>
    <w:rsid w:val="008C05F2"/>
    <w:rsid w:val="009302EC"/>
    <w:rsid w:val="009337A7"/>
    <w:rsid w:val="009443DD"/>
    <w:rsid w:val="00951775"/>
    <w:rsid w:val="00971477"/>
    <w:rsid w:val="00987FB1"/>
    <w:rsid w:val="009F362D"/>
    <w:rsid w:val="00A042EE"/>
    <w:rsid w:val="00A201E2"/>
    <w:rsid w:val="00A52A1A"/>
    <w:rsid w:val="00A670AA"/>
    <w:rsid w:val="00A83060"/>
    <w:rsid w:val="00AD5DB9"/>
    <w:rsid w:val="00AF03B6"/>
    <w:rsid w:val="00B00EEF"/>
    <w:rsid w:val="00B10A73"/>
    <w:rsid w:val="00B17E2E"/>
    <w:rsid w:val="00B21497"/>
    <w:rsid w:val="00B342A6"/>
    <w:rsid w:val="00B54D18"/>
    <w:rsid w:val="00B72766"/>
    <w:rsid w:val="00B7648B"/>
    <w:rsid w:val="00B91817"/>
    <w:rsid w:val="00BA043D"/>
    <w:rsid w:val="00BB771C"/>
    <w:rsid w:val="00BD6883"/>
    <w:rsid w:val="00BE0E08"/>
    <w:rsid w:val="00BF3B18"/>
    <w:rsid w:val="00C02329"/>
    <w:rsid w:val="00C17EA7"/>
    <w:rsid w:val="00C362C3"/>
    <w:rsid w:val="00C41A51"/>
    <w:rsid w:val="00C7671A"/>
    <w:rsid w:val="00C939BB"/>
    <w:rsid w:val="00CC4685"/>
    <w:rsid w:val="00CE04FD"/>
    <w:rsid w:val="00CF2D66"/>
    <w:rsid w:val="00D2625F"/>
    <w:rsid w:val="00D464CC"/>
    <w:rsid w:val="00D764C9"/>
    <w:rsid w:val="00D97152"/>
    <w:rsid w:val="00DC0BB5"/>
    <w:rsid w:val="00DD65D5"/>
    <w:rsid w:val="00E10448"/>
    <w:rsid w:val="00E16FEE"/>
    <w:rsid w:val="00E401F9"/>
    <w:rsid w:val="00E412E6"/>
    <w:rsid w:val="00EC5699"/>
    <w:rsid w:val="00EF1FEC"/>
    <w:rsid w:val="00F207F0"/>
    <w:rsid w:val="00F455FD"/>
    <w:rsid w:val="00F75498"/>
    <w:rsid w:val="00F80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2870"/>
  <w15:chartTrackingRefBased/>
  <w15:docId w15:val="{E863DDB1-184D-4803-B5F6-51905F22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8B7"/>
  </w:style>
  <w:style w:type="paragraph" w:styleId="Heading1">
    <w:name w:val="heading 1"/>
    <w:basedOn w:val="Normal"/>
    <w:next w:val="Normal"/>
    <w:link w:val="Heading1Char"/>
    <w:uiPriority w:val="9"/>
    <w:qFormat/>
    <w:rsid w:val="001230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30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30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30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30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30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0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0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0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0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230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30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30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30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30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0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0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07E"/>
    <w:rPr>
      <w:rFonts w:eastAsiaTheme="majorEastAsia" w:cstheme="majorBidi"/>
      <w:color w:val="272727" w:themeColor="text1" w:themeTint="D8"/>
    </w:rPr>
  </w:style>
  <w:style w:type="paragraph" w:styleId="Title">
    <w:name w:val="Title"/>
    <w:basedOn w:val="Normal"/>
    <w:next w:val="Normal"/>
    <w:link w:val="TitleChar"/>
    <w:uiPriority w:val="10"/>
    <w:qFormat/>
    <w:rsid w:val="001230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0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0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0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07E"/>
    <w:pPr>
      <w:spacing w:before="160"/>
      <w:jc w:val="center"/>
    </w:pPr>
    <w:rPr>
      <w:i/>
      <w:iCs/>
      <w:color w:val="404040" w:themeColor="text1" w:themeTint="BF"/>
    </w:rPr>
  </w:style>
  <w:style w:type="character" w:customStyle="1" w:styleId="QuoteChar">
    <w:name w:val="Quote Char"/>
    <w:basedOn w:val="DefaultParagraphFont"/>
    <w:link w:val="Quote"/>
    <w:uiPriority w:val="29"/>
    <w:rsid w:val="0012307E"/>
    <w:rPr>
      <w:i/>
      <w:iCs/>
      <w:color w:val="404040" w:themeColor="text1" w:themeTint="BF"/>
    </w:rPr>
  </w:style>
  <w:style w:type="paragraph" w:styleId="ListParagraph">
    <w:name w:val="List Paragraph"/>
    <w:basedOn w:val="Normal"/>
    <w:uiPriority w:val="34"/>
    <w:qFormat/>
    <w:rsid w:val="0012307E"/>
    <w:pPr>
      <w:ind w:left="720"/>
      <w:contextualSpacing/>
    </w:pPr>
  </w:style>
  <w:style w:type="character" w:styleId="IntenseEmphasis">
    <w:name w:val="Intense Emphasis"/>
    <w:basedOn w:val="DefaultParagraphFont"/>
    <w:uiPriority w:val="21"/>
    <w:qFormat/>
    <w:rsid w:val="0012307E"/>
    <w:rPr>
      <w:i/>
      <w:iCs/>
      <w:color w:val="2F5496" w:themeColor="accent1" w:themeShade="BF"/>
    </w:rPr>
  </w:style>
  <w:style w:type="paragraph" w:styleId="IntenseQuote">
    <w:name w:val="Intense Quote"/>
    <w:basedOn w:val="Normal"/>
    <w:next w:val="Normal"/>
    <w:link w:val="IntenseQuoteChar"/>
    <w:uiPriority w:val="30"/>
    <w:qFormat/>
    <w:rsid w:val="001230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307E"/>
    <w:rPr>
      <w:i/>
      <w:iCs/>
      <w:color w:val="2F5496" w:themeColor="accent1" w:themeShade="BF"/>
    </w:rPr>
  </w:style>
  <w:style w:type="character" w:styleId="IntenseReference">
    <w:name w:val="Intense Reference"/>
    <w:basedOn w:val="DefaultParagraphFont"/>
    <w:uiPriority w:val="32"/>
    <w:qFormat/>
    <w:rsid w:val="0012307E"/>
    <w:rPr>
      <w:b/>
      <w:bCs/>
      <w:smallCaps/>
      <w:color w:val="2F5496" w:themeColor="accent1" w:themeShade="BF"/>
      <w:spacing w:val="5"/>
    </w:rPr>
  </w:style>
  <w:style w:type="paragraph" w:styleId="Header">
    <w:name w:val="header"/>
    <w:basedOn w:val="Normal"/>
    <w:link w:val="HeaderChar"/>
    <w:uiPriority w:val="99"/>
    <w:unhideWhenUsed/>
    <w:rsid w:val="00123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07E"/>
  </w:style>
  <w:style w:type="paragraph" w:styleId="Footer">
    <w:name w:val="footer"/>
    <w:basedOn w:val="Normal"/>
    <w:link w:val="FooterChar"/>
    <w:uiPriority w:val="99"/>
    <w:unhideWhenUsed/>
    <w:rsid w:val="00123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07E"/>
  </w:style>
  <w:style w:type="character" w:styleId="Hyperlink">
    <w:name w:val="Hyperlink"/>
    <w:basedOn w:val="DefaultParagraphFont"/>
    <w:uiPriority w:val="99"/>
    <w:unhideWhenUsed/>
    <w:rsid w:val="00892ED7"/>
    <w:rPr>
      <w:color w:val="0563C1" w:themeColor="hyperlink"/>
      <w:u w:val="single"/>
    </w:rPr>
  </w:style>
  <w:style w:type="character" w:styleId="UnresolvedMention">
    <w:name w:val="Unresolved Mention"/>
    <w:basedOn w:val="DefaultParagraphFont"/>
    <w:uiPriority w:val="99"/>
    <w:semiHidden/>
    <w:unhideWhenUsed/>
    <w:rsid w:val="00892ED7"/>
    <w:rPr>
      <w:color w:val="605E5C"/>
      <w:shd w:val="clear" w:color="auto" w:fill="E1DFDD"/>
    </w:rPr>
  </w:style>
  <w:style w:type="table" w:styleId="TableGrid">
    <w:name w:val="Table Grid"/>
    <w:basedOn w:val="TableNormal"/>
    <w:uiPriority w:val="39"/>
    <w:rsid w:val="00573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Format">
    <w:name w:val="Paragraph Format"/>
    <w:basedOn w:val="Normal"/>
    <w:link w:val="ParagraphFormatChar"/>
    <w:qFormat/>
    <w:rsid w:val="00BF3B18"/>
    <w:pPr>
      <w:spacing w:before="24" w:after="24"/>
      <w:ind w:firstLine="630"/>
      <w:jc w:val="both"/>
    </w:pPr>
    <w:rPr>
      <w:rFonts w:ascii="Times New Roman" w:hAnsi="Times New Roman" w:cs="Times New Roman"/>
    </w:rPr>
  </w:style>
  <w:style w:type="character" w:customStyle="1" w:styleId="ParagraphFormatChar">
    <w:name w:val="Paragraph Format Char"/>
    <w:basedOn w:val="DefaultParagraphFont"/>
    <w:link w:val="ParagraphFormat"/>
    <w:rsid w:val="00BF3B18"/>
    <w:rPr>
      <w:rFonts w:ascii="Times New Roman" w:hAnsi="Times New Roman" w:cs="Times New Roman"/>
    </w:rPr>
  </w:style>
  <w:style w:type="numbering" w:customStyle="1" w:styleId="NoList1">
    <w:name w:val="No List1"/>
    <w:next w:val="NoList"/>
    <w:uiPriority w:val="99"/>
    <w:semiHidden/>
    <w:unhideWhenUsed/>
    <w:rsid w:val="00A670AA"/>
  </w:style>
  <w:style w:type="character" w:styleId="FollowedHyperlink">
    <w:name w:val="FollowedHyperlink"/>
    <w:basedOn w:val="DefaultParagraphFont"/>
    <w:uiPriority w:val="99"/>
    <w:semiHidden/>
    <w:unhideWhenUsed/>
    <w:rsid w:val="00A670AA"/>
    <w:rPr>
      <w:color w:val="954F72" w:themeColor="followedHyperlink"/>
      <w:u w:val="single"/>
    </w:rPr>
  </w:style>
  <w:style w:type="paragraph" w:customStyle="1" w:styleId="msonormal0">
    <w:name w:val="msonormal"/>
    <w:basedOn w:val="Normal"/>
    <w:rsid w:val="00A670A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customStyle="1" w:styleId="TableGrid1">
    <w:name w:val="Table Grid1"/>
    <w:basedOn w:val="TableNormal"/>
    <w:next w:val="TableGrid"/>
    <w:uiPriority w:val="39"/>
    <w:rsid w:val="00A670A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366">
      <w:bodyDiv w:val="1"/>
      <w:marLeft w:val="0"/>
      <w:marRight w:val="0"/>
      <w:marTop w:val="0"/>
      <w:marBottom w:val="0"/>
      <w:divBdr>
        <w:top w:val="none" w:sz="0" w:space="0" w:color="auto"/>
        <w:left w:val="none" w:sz="0" w:space="0" w:color="auto"/>
        <w:bottom w:val="none" w:sz="0" w:space="0" w:color="auto"/>
        <w:right w:val="none" w:sz="0" w:space="0" w:color="auto"/>
      </w:divBdr>
    </w:div>
    <w:div w:id="8333146">
      <w:bodyDiv w:val="1"/>
      <w:marLeft w:val="0"/>
      <w:marRight w:val="0"/>
      <w:marTop w:val="0"/>
      <w:marBottom w:val="0"/>
      <w:divBdr>
        <w:top w:val="none" w:sz="0" w:space="0" w:color="auto"/>
        <w:left w:val="none" w:sz="0" w:space="0" w:color="auto"/>
        <w:bottom w:val="none" w:sz="0" w:space="0" w:color="auto"/>
        <w:right w:val="none" w:sz="0" w:space="0" w:color="auto"/>
      </w:divBdr>
    </w:div>
    <w:div w:id="14817160">
      <w:bodyDiv w:val="1"/>
      <w:marLeft w:val="0"/>
      <w:marRight w:val="0"/>
      <w:marTop w:val="0"/>
      <w:marBottom w:val="0"/>
      <w:divBdr>
        <w:top w:val="none" w:sz="0" w:space="0" w:color="auto"/>
        <w:left w:val="none" w:sz="0" w:space="0" w:color="auto"/>
        <w:bottom w:val="none" w:sz="0" w:space="0" w:color="auto"/>
        <w:right w:val="none" w:sz="0" w:space="0" w:color="auto"/>
      </w:divBdr>
    </w:div>
    <w:div w:id="25179959">
      <w:bodyDiv w:val="1"/>
      <w:marLeft w:val="0"/>
      <w:marRight w:val="0"/>
      <w:marTop w:val="0"/>
      <w:marBottom w:val="0"/>
      <w:divBdr>
        <w:top w:val="none" w:sz="0" w:space="0" w:color="auto"/>
        <w:left w:val="none" w:sz="0" w:space="0" w:color="auto"/>
        <w:bottom w:val="none" w:sz="0" w:space="0" w:color="auto"/>
        <w:right w:val="none" w:sz="0" w:space="0" w:color="auto"/>
      </w:divBdr>
    </w:div>
    <w:div w:id="38633068">
      <w:bodyDiv w:val="1"/>
      <w:marLeft w:val="0"/>
      <w:marRight w:val="0"/>
      <w:marTop w:val="0"/>
      <w:marBottom w:val="0"/>
      <w:divBdr>
        <w:top w:val="none" w:sz="0" w:space="0" w:color="auto"/>
        <w:left w:val="none" w:sz="0" w:space="0" w:color="auto"/>
        <w:bottom w:val="none" w:sz="0" w:space="0" w:color="auto"/>
        <w:right w:val="none" w:sz="0" w:space="0" w:color="auto"/>
      </w:divBdr>
    </w:div>
    <w:div w:id="56903085">
      <w:bodyDiv w:val="1"/>
      <w:marLeft w:val="0"/>
      <w:marRight w:val="0"/>
      <w:marTop w:val="0"/>
      <w:marBottom w:val="0"/>
      <w:divBdr>
        <w:top w:val="none" w:sz="0" w:space="0" w:color="auto"/>
        <w:left w:val="none" w:sz="0" w:space="0" w:color="auto"/>
        <w:bottom w:val="none" w:sz="0" w:space="0" w:color="auto"/>
        <w:right w:val="none" w:sz="0" w:space="0" w:color="auto"/>
      </w:divBdr>
    </w:div>
    <w:div w:id="66807865">
      <w:bodyDiv w:val="1"/>
      <w:marLeft w:val="0"/>
      <w:marRight w:val="0"/>
      <w:marTop w:val="0"/>
      <w:marBottom w:val="0"/>
      <w:divBdr>
        <w:top w:val="none" w:sz="0" w:space="0" w:color="auto"/>
        <w:left w:val="none" w:sz="0" w:space="0" w:color="auto"/>
        <w:bottom w:val="none" w:sz="0" w:space="0" w:color="auto"/>
        <w:right w:val="none" w:sz="0" w:space="0" w:color="auto"/>
      </w:divBdr>
    </w:div>
    <w:div w:id="79572248">
      <w:bodyDiv w:val="1"/>
      <w:marLeft w:val="0"/>
      <w:marRight w:val="0"/>
      <w:marTop w:val="0"/>
      <w:marBottom w:val="0"/>
      <w:divBdr>
        <w:top w:val="none" w:sz="0" w:space="0" w:color="auto"/>
        <w:left w:val="none" w:sz="0" w:space="0" w:color="auto"/>
        <w:bottom w:val="none" w:sz="0" w:space="0" w:color="auto"/>
        <w:right w:val="none" w:sz="0" w:space="0" w:color="auto"/>
      </w:divBdr>
    </w:div>
    <w:div w:id="84233523">
      <w:bodyDiv w:val="1"/>
      <w:marLeft w:val="0"/>
      <w:marRight w:val="0"/>
      <w:marTop w:val="0"/>
      <w:marBottom w:val="0"/>
      <w:divBdr>
        <w:top w:val="none" w:sz="0" w:space="0" w:color="auto"/>
        <w:left w:val="none" w:sz="0" w:space="0" w:color="auto"/>
        <w:bottom w:val="none" w:sz="0" w:space="0" w:color="auto"/>
        <w:right w:val="none" w:sz="0" w:space="0" w:color="auto"/>
      </w:divBdr>
    </w:div>
    <w:div w:id="92630567">
      <w:bodyDiv w:val="1"/>
      <w:marLeft w:val="0"/>
      <w:marRight w:val="0"/>
      <w:marTop w:val="0"/>
      <w:marBottom w:val="0"/>
      <w:divBdr>
        <w:top w:val="none" w:sz="0" w:space="0" w:color="auto"/>
        <w:left w:val="none" w:sz="0" w:space="0" w:color="auto"/>
        <w:bottom w:val="none" w:sz="0" w:space="0" w:color="auto"/>
        <w:right w:val="none" w:sz="0" w:space="0" w:color="auto"/>
      </w:divBdr>
    </w:div>
    <w:div w:id="94248837">
      <w:bodyDiv w:val="1"/>
      <w:marLeft w:val="0"/>
      <w:marRight w:val="0"/>
      <w:marTop w:val="0"/>
      <w:marBottom w:val="0"/>
      <w:divBdr>
        <w:top w:val="none" w:sz="0" w:space="0" w:color="auto"/>
        <w:left w:val="none" w:sz="0" w:space="0" w:color="auto"/>
        <w:bottom w:val="none" w:sz="0" w:space="0" w:color="auto"/>
        <w:right w:val="none" w:sz="0" w:space="0" w:color="auto"/>
      </w:divBdr>
    </w:div>
    <w:div w:id="98111905">
      <w:bodyDiv w:val="1"/>
      <w:marLeft w:val="0"/>
      <w:marRight w:val="0"/>
      <w:marTop w:val="0"/>
      <w:marBottom w:val="0"/>
      <w:divBdr>
        <w:top w:val="none" w:sz="0" w:space="0" w:color="auto"/>
        <w:left w:val="none" w:sz="0" w:space="0" w:color="auto"/>
        <w:bottom w:val="none" w:sz="0" w:space="0" w:color="auto"/>
        <w:right w:val="none" w:sz="0" w:space="0" w:color="auto"/>
      </w:divBdr>
    </w:div>
    <w:div w:id="119687814">
      <w:bodyDiv w:val="1"/>
      <w:marLeft w:val="0"/>
      <w:marRight w:val="0"/>
      <w:marTop w:val="0"/>
      <w:marBottom w:val="0"/>
      <w:divBdr>
        <w:top w:val="none" w:sz="0" w:space="0" w:color="auto"/>
        <w:left w:val="none" w:sz="0" w:space="0" w:color="auto"/>
        <w:bottom w:val="none" w:sz="0" w:space="0" w:color="auto"/>
        <w:right w:val="none" w:sz="0" w:space="0" w:color="auto"/>
      </w:divBdr>
    </w:div>
    <w:div w:id="122621195">
      <w:bodyDiv w:val="1"/>
      <w:marLeft w:val="0"/>
      <w:marRight w:val="0"/>
      <w:marTop w:val="0"/>
      <w:marBottom w:val="0"/>
      <w:divBdr>
        <w:top w:val="none" w:sz="0" w:space="0" w:color="auto"/>
        <w:left w:val="none" w:sz="0" w:space="0" w:color="auto"/>
        <w:bottom w:val="none" w:sz="0" w:space="0" w:color="auto"/>
        <w:right w:val="none" w:sz="0" w:space="0" w:color="auto"/>
      </w:divBdr>
    </w:div>
    <w:div w:id="139542693">
      <w:bodyDiv w:val="1"/>
      <w:marLeft w:val="0"/>
      <w:marRight w:val="0"/>
      <w:marTop w:val="0"/>
      <w:marBottom w:val="0"/>
      <w:divBdr>
        <w:top w:val="none" w:sz="0" w:space="0" w:color="auto"/>
        <w:left w:val="none" w:sz="0" w:space="0" w:color="auto"/>
        <w:bottom w:val="none" w:sz="0" w:space="0" w:color="auto"/>
        <w:right w:val="none" w:sz="0" w:space="0" w:color="auto"/>
      </w:divBdr>
    </w:div>
    <w:div w:id="147941085">
      <w:bodyDiv w:val="1"/>
      <w:marLeft w:val="0"/>
      <w:marRight w:val="0"/>
      <w:marTop w:val="0"/>
      <w:marBottom w:val="0"/>
      <w:divBdr>
        <w:top w:val="none" w:sz="0" w:space="0" w:color="auto"/>
        <w:left w:val="none" w:sz="0" w:space="0" w:color="auto"/>
        <w:bottom w:val="none" w:sz="0" w:space="0" w:color="auto"/>
        <w:right w:val="none" w:sz="0" w:space="0" w:color="auto"/>
      </w:divBdr>
    </w:div>
    <w:div w:id="163009690">
      <w:bodyDiv w:val="1"/>
      <w:marLeft w:val="0"/>
      <w:marRight w:val="0"/>
      <w:marTop w:val="0"/>
      <w:marBottom w:val="0"/>
      <w:divBdr>
        <w:top w:val="none" w:sz="0" w:space="0" w:color="auto"/>
        <w:left w:val="none" w:sz="0" w:space="0" w:color="auto"/>
        <w:bottom w:val="none" w:sz="0" w:space="0" w:color="auto"/>
        <w:right w:val="none" w:sz="0" w:space="0" w:color="auto"/>
      </w:divBdr>
    </w:div>
    <w:div w:id="202209156">
      <w:bodyDiv w:val="1"/>
      <w:marLeft w:val="0"/>
      <w:marRight w:val="0"/>
      <w:marTop w:val="0"/>
      <w:marBottom w:val="0"/>
      <w:divBdr>
        <w:top w:val="none" w:sz="0" w:space="0" w:color="auto"/>
        <w:left w:val="none" w:sz="0" w:space="0" w:color="auto"/>
        <w:bottom w:val="none" w:sz="0" w:space="0" w:color="auto"/>
        <w:right w:val="none" w:sz="0" w:space="0" w:color="auto"/>
      </w:divBdr>
    </w:div>
    <w:div w:id="218135879">
      <w:bodyDiv w:val="1"/>
      <w:marLeft w:val="0"/>
      <w:marRight w:val="0"/>
      <w:marTop w:val="0"/>
      <w:marBottom w:val="0"/>
      <w:divBdr>
        <w:top w:val="none" w:sz="0" w:space="0" w:color="auto"/>
        <w:left w:val="none" w:sz="0" w:space="0" w:color="auto"/>
        <w:bottom w:val="none" w:sz="0" w:space="0" w:color="auto"/>
        <w:right w:val="none" w:sz="0" w:space="0" w:color="auto"/>
      </w:divBdr>
    </w:div>
    <w:div w:id="218784283">
      <w:bodyDiv w:val="1"/>
      <w:marLeft w:val="0"/>
      <w:marRight w:val="0"/>
      <w:marTop w:val="0"/>
      <w:marBottom w:val="0"/>
      <w:divBdr>
        <w:top w:val="none" w:sz="0" w:space="0" w:color="auto"/>
        <w:left w:val="none" w:sz="0" w:space="0" w:color="auto"/>
        <w:bottom w:val="none" w:sz="0" w:space="0" w:color="auto"/>
        <w:right w:val="none" w:sz="0" w:space="0" w:color="auto"/>
      </w:divBdr>
    </w:div>
    <w:div w:id="228614388">
      <w:bodyDiv w:val="1"/>
      <w:marLeft w:val="0"/>
      <w:marRight w:val="0"/>
      <w:marTop w:val="0"/>
      <w:marBottom w:val="0"/>
      <w:divBdr>
        <w:top w:val="none" w:sz="0" w:space="0" w:color="auto"/>
        <w:left w:val="none" w:sz="0" w:space="0" w:color="auto"/>
        <w:bottom w:val="none" w:sz="0" w:space="0" w:color="auto"/>
        <w:right w:val="none" w:sz="0" w:space="0" w:color="auto"/>
      </w:divBdr>
    </w:div>
    <w:div w:id="232012418">
      <w:bodyDiv w:val="1"/>
      <w:marLeft w:val="0"/>
      <w:marRight w:val="0"/>
      <w:marTop w:val="0"/>
      <w:marBottom w:val="0"/>
      <w:divBdr>
        <w:top w:val="none" w:sz="0" w:space="0" w:color="auto"/>
        <w:left w:val="none" w:sz="0" w:space="0" w:color="auto"/>
        <w:bottom w:val="none" w:sz="0" w:space="0" w:color="auto"/>
        <w:right w:val="none" w:sz="0" w:space="0" w:color="auto"/>
      </w:divBdr>
    </w:div>
    <w:div w:id="233855309">
      <w:bodyDiv w:val="1"/>
      <w:marLeft w:val="0"/>
      <w:marRight w:val="0"/>
      <w:marTop w:val="0"/>
      <w:marBottom w:val="0"/>
      <w:divBdr>
        <w:top w:val="none" w:sz="0" w:space="0" w:color="auto"/>
        <w:left w:val="none" w:sz="0" w:space="0" w:color="auto"/>
        <w:bottom w:val="none" w:sz="0" w:space="0" w:color="auto"/>
        <w:right w:val="none" w:sz="0" w:space="0" w:color="auto"/>
      </w:divBdr>
    </w:div>
    <w:div w:id="235021448">
      <w:bodyDiv w:val="1"/>
      <w:marLeft w:val="0"/>
      <w:marRight w:val="0"/>
      <w:marTop w:val="0"/>
      <w:marBottom w:val="0"/>
      <w:divBdr>
        <w:top w:val="none" w:sz="0" w:space="0" w:color="auto"/>
        <w:left w:val="none" w:sz="0" w:space="0" w:color="auto"/>
        <w:bottom w:val="none" w:sz="0" w:space="0" w:color="auto"/>
        <w:right w:val="none" w:sz="0" w:space="0" w:color="auto"/>
      </w:divBdr>
    </w:div>
    <w:div w:id="235436875">
      <w:bodyDiv w:val="1"/>
      <w:marLeft w:val="0"/>
      <w:marRight w:val="0"/>
      <w:marTop w:val="0"/>
      <w:marBottom w:val="0"/>
      <w:divBdr>
        <w:top w:val="none" w:sz="0" w:space="0" w:color="auto"/>
        <w:left w:val="none" w:sz="0" w:space="0" w:color="auto"/>
        <w:bottom w:val="none" w:sz="0" w:space="0" w:color="auto"/>
        <w:right w:val="none" w:sz="0" w:space="0" w:color="auto"/>
      </w:divBdr>
    </w:div>
    <w:div w:id="238444601">
      <w:bodyDiv w:val="1"/>
      <w:marLeft w:val="0"/>
      <w:marRight w:val="0"/>
      <w:marTop w:val="0"/>
      <w:marBottom w:val="0"/>
      <w:divBdr>
        <w:top w:val="none" w:sz="0" w:space="0" w:color="auto"/>
        <w:left w:val="none" w:sz="0" w:space="0" w:color="auto"/>
        <w:bottom w:val="none" w:sz="0" w:space="0" w:color="auto"/>
        <w:right w:val="none" w:sz="0" w:space="0" w:color="auto"/>
      </w:divBdr>
    </w:div>
    <w:div w:id="266278318">
      <w:bodyDiv w:val="1"/>
      <w:marLeft w:val="0"/>
      <w:marRight w:val="0"/>
      <w:marTop w:val="0"/>
      <w:marBottom w:val="0"/>
      <w:divBdr>
        <w:top w:val="none" w:sz="0" w:space="0" w:color="auto"/>
        <w:left w:val="none" w:sz="0" w:space="0" w:color="auto"/>
        <w:bottom w:val="none" w:sz="0" w:space="0" w:color="auto"/>
        <w:right w:val="none" w:sz="0" w:space="0" w:color="auto"/>
      </w:divBdr>
    </w:div>
    <w:div w:id="282158408">
      <w:bodyDiv w:val="1"/>
      <w:marLeft w:val="0"/>
      <w:marRight w:val="0"/>
      <w:marTop w:val="0"/>
      <w:marBottom w:val="0"/>
      <w:divBdr>
        <w:top w:val="none" w:sz="0" w:space="0" w:color="auto"/>
        <w:left w:val="none" w:sz="0" w:space="0" w:color="auto"/>
        <w:bottom w:val="none" w:sz="0" w:space="0" w:color="auto"/>
        <w:right w:val="none" w:sz="0" w:space="0" w:color="auto"/>
      </w:divBdr>
    </w:div>
    <w:div w:id="294332291">
      <w:bodyDiv w:val="1"/>
      <w:marLeft w:val="0"/>
      <w:marRight w:val="0"/>
      <w:marTop w:val="0"/>
      <w:marBottom w:val="0"/>
      <w:divBdr>
        <w:top w:val="none" w:sz="0" w:space="0" w:color="auto"/>
        <w:left w:val="none" w:sz="0" w:space="0" w:color="auto"/>
        <w:bottom w:val="none" w:sz="0" w:space="0" w:color="auto"/>
        <w:right w:val="none" w:sz="0" w:space="0" w:color="auto"/>
      </w:divBdr>
    </w:div>
    <w:div w:id="294993146">
      <w:bodyDiv w:val="1"/>
      <w:marLeft w:val="0"/>
      <w:marRight w:val="0"/>
      <w:marTop w:val="0"/>
      <w:marBottom w:val="0"/>
      <w:divBdr>
        <w:top w:val="none" w:sz="0" w:space="0" w:color="auto"/>
        <w:left w:val="none" w:sz="0" w:space="0" w:color="auto"/>
        <w:bottom w:val="none" w:sz="0" w:space="0" w:color="auto"/>
        <w:right w:val="none" w:sz="0" w:space="0" w:color="auto"/>
      </w:divBdr>
    </w:div>
    <w:div w:id="298656816">
      <w:bodyDiv w:val="1"/>
      <w:marLeft w:val="0"/>
      <w:marRight w:val="0"/>
      <w:marTop w:val="0"/>
      <w:marBottom w:val="0"/>
      <w:divBdr>
        <w:top w:val="none" w:sz="0" w:space="0" w:color="auto"/>
        <w:left w:val="none" w:sz="0" w:space="0" w:color="auto"/>
        <w:bottom w:val="none" w:sz="0" w:space="0" w:color="auto"/>
        <w:right w:val="none" w:sz="0" w:space="0" w:color="auto"/>
      </w:divBdr>
    </w:div>
    <w:div w:id="299501343">
      <w:bodyDiv w:val="1"/>
      <w:marLeft w:val="0"/>
      <w:marRight w:val="0"/>
      <w:marTop w:val="0"/>
      <w:marBottom w:val="0"/>
      <w:divBdr>
        <w:top w:val="none" w:sz="0" w:space="0" w:color="auto"/>
        <w:left w:val="none" w:sz="0" w:space="0" w:color="auto"/>
        <w:bottom w:val="none" w:sz="0" w:space="0" w:color="auto"/>
        <w:right w:val="none" w:sz="0" w:space="0" w:color="auto"/>
      </w:divBdr>
    </w:div>
    <w:div w:id="300159830">
      <w:bodyDiv w:val="1"/>
      <w:marLeft w:val="0"/>
      <w:marRight w:val="0"/>
      <w:marTop w:val="0"/>
      <w:marBottom w:val="0"/>
      <w:divBdr>
        <w:top w:val="none" w:sz="0" w:space="0" w:color="auto"/>
        <w:left w:val="none" w:sz="0" w:space="0" w:color="auto"/>
        <w:bottom w:val="none" w:sz="0" w:space="0" w:color="auto"/>
        <w:right w:val="none" w:sz="0" w:space="0" w:color="auto"/>
      </w:divBdr>
    </w:div>
    <w:div w:id="300233573">
      <w:bodyDiv w:val="1"/>
      <w:marLeft w:val="0"/>
      <w:marRight w:val="0"/>
      <w:marTop w:val="0"/>
      <w:marBottom w:val="0"/>
      <w:divBdr>
        <w:top w:val="none" w:sz="0" w:space="0" w:color="auto"/>
        <w:left w:val="none" w:sz="0" w:space="0" w:color="auto"/>
        <w:bottom w:val="none" w:sz="0" w:space="0" w:color="auto"/>
        <w:right w:val="none" w:sz="0" w:space="0" w:color="auto"/>
      </w:divBdr>
    </w:div>
    <w:div w:id="304163697">
      <w:bodyDiv w:val="1"/>
      <w:marLeft w:val="0"/>
      <w:marRight w:val="0"/>
      <w:marTop w:val="0"/>
      <w:marBottom w:val="0"/>
      <w:divBdr>
        <w:top w:val="none" w:sz="0" w:space="0" w:color="auto"/>
        <w:left w:val="none" w:sz="0" w:space="0" w:color="auto"/>
        <w:bottom w:val="none" w:sz="0" w:space="0" w:color="auto"/>
        <w:right w:val="none" w:sz="0" w:space="0" w:color="auto"/>
      </w:divBdr>
    </w:div>
    <w:div w:id="321007457">
      <w:bodyDiv w:val="1"/>
      <w:marLeft w:val="0"/>
      <w:marRight w:val="0"/>
      <w:marTop w:val="0"/>
      <w:marBottom w:val="0"/>
      <w:divBdr>
        <w:top w:val="none" w:sz="0" w:space="0" w:color="auto"/>
        <w:left w:val="none" w:sz="0" w:space="0" w:color="auto"/>
        <w:bottom w:val="none" w:sz="0" w:space="0" w:color="auto"/>
        <w:right w:val="none" w:sz="0" w:space="0" w:color="auto"/>
      </w:divBdr>
    </w:div>
    <w:div w:id="322049297">
      <w:bodyDiv w:val="1"/>
      <w:marLeft w:val="0"/>
      <w:marRight w:val="0"/>
      <w:marTop w:val="0"/>
      <w:marBottom w:val="0"/>
      <w:divBdr>
        <w:top w:val="none" w:sz="0" w:space="0" w:color="auto"/>
        <w:left w:val="none" w:sz="0" w:space="0" w:color="auto"/>
        <w:bottom w:val="none" w:sz="0" w:space="0" w:color="auto"/>
        <w:right w:val="none" w:sz="0" w:space="0" w:color="auto"/>
      </w:divBdr>
    </w:div>
    <w:div w:id="335154563">
      <w:bodyDiv w:val="1"/>
      <w:marLeft w:val="0"/>
      <w:marRight w:val="0"/>
      <w:marTop w:val="0"/>
      <w:marBottom w:val="0"/>
      <w:divBdr>
        <w:top w:val="none" w:sz="0" w:space="0" w:color="auto"/>
        <w:left w:val="none" w:sz="0" w:space="0" w:color="auto"/>
        <w:bottom w:val="none" w:sz="0" w:space="0" w:color="auto"/>
        <w:right w:val="none" w:sz="0" w:space="0" w:color="auto"/>
      </w:divBdr>
    </w:div>
    <w:div w:id="339698959">
      <w:bodyDiv w:val="1"/>
      <w:marLeft w:val="0"/>
      <w:marRight w:val="0"/>
      <w:marTop w:val="0"/>
      <w:marBottom w:val="0"/>
      <w:divBdr>
        <w:top w:val="none" w:sz="0" w:space="0" w:color="auto"/>
        <w:left w:val="none" w:sz="0" w:space="0" w:color="auto"/>
        <w:bottom w:val="none" w:sz="0" w:space="0" w:color="auto"/>
        <w:right w:val="none" w:sz="0" w:space="0" w:color="auto"/>
      </w:divBdr>
    </w:div>
    <w:div w:id="354692977">
      <w:bodyDiv w:val="1"/>
      <w:marLeft w:val="0"/>
      <w:marRight w:val="0"/>
      <w:marTop w:val="0"/>
      <w:marBottom w:val="0"/>
      <w:divBdr>
        <w:top w:val="none" w:sz="0" w:space="0" w:color="auto"/>
        <w:left w:val="none" w:sz="0" w:space="0" w:color="auto"/>
        <w:bottom w:val="none" w:sz="0" w:space="0" w:color="auto"/>
        <w:right w:val="none" w:sz="0" w:space="0" w:color="auto"/>
      </w:divBdr>
    </w:div>
    <w:div w:id="364719722">
      <w:bodyDiv w:val="1"/>
      <w:marLeft w:val="0"/>
      <w:marRight w:val="0"/>
      <w:marTop w:val="0"/>
      <w:marBottom w:val="0"/>
      <w:divBdr>
        <w:top w:val="none" w:sz="0" w:space="0" w:color="auto"/>
        <w:left w:val="none" w:sz="0" w:space="0" w:color="auto"/>
        <w:bottom w:val="none" w:sz="0" w:space="0" w:color="auto"/>
        <w:right w:val="none" w:sz="0" w:space="0" w:color="auto"/>
      </w:divBdr>
    </w:div>
    <w:div w:id="369838672">
      <w:bodyDiv w:val="1"/>
      <w:marLeft w:val="0"/>
      <w:marRight w:val="0"/>
      <w:marTop w:val="0"/>
      <w:marBottom w:val="0"/>
      <w:divBdr>
        <w:top w:val="none" w:sz="0" w:space="0" w:color="auto"/>
        <w:left w:val="none" w:sz="0" w:space="0" w:color="auto"/>
        <w:bottom w:val="none" w:sz="0" w:space="0" w:color="auto"/>
        <w:right w:val="none" w:sz="0" w:space="0" w:color="auto"/>
      </w:divBdr>
    </w:div>
    <w:div w:id="373502472">
      <w:bodyDiv w:val="1"/>
      <w:marLeft w:val="0"/>
      <w:marRight w:val="0"/>
      <w:marTop w:val="0"/>
      <w:marBottom w:val="0"/>
      <w:divBdr>
        <w:top w:val="none" w:sz="0" w:space="0" w:color="auto"/>
        <w:left w:val="none" w:sz="0" w:space="0" w:color="auto"/>
        <w:bottom w:val="none" w:sz="0" w:space="0" w:color="auto"/>
        <w:right w:val="none" w:sz="0" w:space="0" w:color="auto"/>
      </w:divBdr>
    </w:div>
    <w:div w:id="396251145">
      <w:bodyDiv w:val="1"/>
      <w:marLeft w:val="0"/>
      <w:marRight w:val="0"/>
      <w:marTop w:val="0"/>
      <w:marBottom w:val="0"/>
      <w:divBdr>
        <w:top w:val="none" w:sz="0" w:space="0" w:color="auto"/>
        <w:left w:val="none" w:sz="0" w:space="0" w:color="auto"/>
        <w:bottom w:val="none" w:sz="0" w:space="0" w:color="auto"/>
        <w:right w:val="none" w:sz="0" w:space="0" w:color="auto"/>
      </w:divBdr>
    </w:div>
    <w:div w:id="396515480">
      <w:bodyDiv w:val="1"/>
      <w:marLeft w:val="0"/>
      <w:marRight w:val="0"/>
      <w:marTop w:val="0"/>
      <w:marBottom w:val="0"/>
      <w:divBdr>
        <w:top w:val="none" w:sz="0" w:space="0" w:color="auto"/>
        <w:left w:val="none" w:sz="0" w:space="0" w:color="auto"/>
        <w:bottom w:val="none" w:sz="0" w:space="0" w:color="auto"/>
        <w:right w:val="none" w:sz="0" w:space="0" w:color="auto"/>
      </w:divBdr>
    </w:div>
    <w:div w:id="401490539">
      <w:bodyDiv w:val="1"/>
      <w:marLeft w:val="0"/>
      <w:marRight w:val="0"/>
      <w:marTop w:val="0"/>
      <w:marBottom w:val="0"/>
      <w:divBdr>
        <w:top w:val="none" w:sz="0" w:space="0" w:color="auto"/>
        <w:left w:val="none" w:sz="0" w:space="0" w:color="auto"/>
        <w:bottom w:val="none" w:sz="0" w:space="0" w:color="auto"/>
        <w:right w:val="none" w:sz="0" w:space="0" w:color="auto"/>
      </w:divBdr>
    </w:div>
    <w:div w:id="402534600">
      <w:bodyDiv w:val="1"/>
      <w:marLeft w:val="0"/>
      <w:marRight w:val="0"/>
      <w:marTop w:val="0"/>
      <w:marBottom w:val="0"/>
      <w:divBdr>
        <w:top w:val="none" w:sz="0" w:space="0" w:color="auto"/>
        <w:left w:val="none" w:sz="0" w:space="0" w:color="auto"/>
        <w:bottom w:val="none" w:sz="0" w:space="0" w:color="auto"/>
        <w:right w:val="none" w:sz="0" w:space="0" w:color="auto"/>
      </w:divBdr>
    </w:div>
    <w:div w:id="408504299">
      <w:bodyDiv w:val="1"/>
      <w:marLeft w:val="0"/>
      <w:marRight w:val="0"/>
      <w:marTop w:val="0"/>
      <w:marBottom w:val="0"/>
      <w:divBdr>
        <w:top w:val="none" w:sz="0" w:space="0" w:color="auto"/>
        <w:left w:val="none" w:sz="0" w:space="0" w:color="auto"/>
        <w:bottom w:val="none" w:sz="0" w:space="0" w:color="auto"/>
        <w:right w:val="none" w:sz="0" w:space="0" w:color="auto"/>
      </w:divBdr>
    </w:div>
    <w:div w:id="417605136">
      <w:bodyDiv w:val="1"/>
      <w:marLeft w:val="0"/>
      <w:marRight w:val="0"/>
      <w:marTop w:val="0"/>
      <w:marBottom w:val="0"/>
      <w:divBdr>
        <w:top w:val="none" w:sz="0" w:space="0" w:color="auto"/>
        <w:left w:val="none" w:sz="0" w:space="0" w:color="auto"/>
        <w:bottom w:val="none" w:sz="0" w:space="0" w:color="auto"/>
        <w:right w:val="none" w:sz="0" w:space="0" w:color="auto"/>
      </w:divBdr>
    </w:div>
    <w:div w:id="420642811">
      <w:bodyDiv w:val="1"/>
      <w:marLeft w:val="0"/>
      <w:marRight w:val="0"/>
      <w:marTop w:val="0"/>
      <w:marBottom w:val="0"/>
      <w:divBdr>
        <w:top w:val="none" w:sz="0" w:space="0" w:color="auto"/>
        <w:left w:val="none" w:sz="0" w:space="0" w:color="auto"/>
        <w:bottom w:val="none" w:sz="0" w:space="0" w:color="auto"/>
        <w:right w:val="none" w:sz="0" w:space="0" w:color="auto"/>
      </w:divBdr>
    </w:div>
    <w:div w:id="422149015">
      <w:bodyDiv w:val="1"/>
      <w:marLeft w:val="0"/>
      <w:marRight w:val="0"/>
      <w:marTop w:val="0"/>
      <w:marBottom w:val="0"/>
      <w:divBdr>
        <w:top w:val="none" w:sz="0" w:space="0" w:color="auto"/>
        <w:left w:val="none" w:sz="0" w:space="0" w:color="auto"/>
        <w:bottom w:val="none" w:sz="0" w:space="0" w:color="auto"/>
        <w:right w:val="none" w:sz="0" w:space="0" w:color="auto"/>
      </w:divBdr>
    </w:div>
    <w:div w:id="428621666">
      <w:bodyDiv w:val="1"/>
      <w:marLeft w:val="0"/>
      <w:marRight w:val="0"/>
      <w:marTop w:val="0"/>
      <w:marBottom w:val="0"/>
      <w:divBdr>
        <w:top w:val="none" w:sz="0" w:space="0" w:color="auto"/>
        <w:left w:val="none" w:sz="0" w:space="0" w:color="auto"/>
        <w:bottom w:val="none" w:sz="0" w:space="0" w:color="auto"/>
        <w:right w:val="none" w:sz="0" w:space="0" w:color="auto"/>
      </w:divBdr>
    </w:div>
    <w:div w:id="443575673">
      <w:bodyDiv w:val="1"/>
      <w:marLeft w:val="0"/>
      <w:marRight w:val="0"/>
      <w:marTop w:val="0"/>
      <w:marBottom w:val="0"/>
      <w:divBdr>
        <w:top w:val="none" w:sz="0" w:space="0" w:color="auto"/>
        <w:left w:val="none" w:sz="0" w:space="0" w:color="auto"/>
        <w:bottom w:val="none" w:sz="0" w:space="0" w:color="auto"/>
        <w:right w:val="none" w:sz="0" w:space="0" w:color="auto"/>
      </w:divBdr>
    </w:div>
    <w:div w:id="446122614">
      <w:bodyDiv w:val="1"/>
      <w:marLeft w:val="0"/>
      <w:marRight w:val="0"/>
      <w:marTop w:val="0"/>
      <w:marBottom w:val="0"/>
      <w:divBdr>
        <w:top w:val="none" w:sz="0" w:space="0" w:color="auto"/>
        <w:left w:val="none" w:sz="0" w:space="0" w:color="auto"/>
        <w:bottom w:val="none" w:sz="0" w:space="0" w:color="auto"/>
        <w:right w:val="none" w:sz="0" w:space="0" w:color="auto"/>
      </w:divBdr>
    </w:div>
    <w:div w:id="467015021">
      <w:bodyDiv w:val="1"/>
      <w:marLeft w:val="0"/>
      <w:marRight w:val="0"/>
      <w:marTop w:val="0"/>
      <w:marBottom w:val="0"/>
      <w:divBdr>
        <w:top w:val="none" w:sz="0" w:space="0" w:color="auto"/>
        <w:left w:val="none" w:sz="0" w:space="0" w:color="auto"/>
        <w:bottom w:val="none" w:sz="0" w:space="0" w:color="auto"/>
        <w:right w:val="none" w:sz="0" w:space="0" w:color="auto"/>
      </w:divBdr>
    </w:div>
    <w:div w:id="484130885">
      <w:bodyDiv w:val="1"/>
      <w:marLeft w:val="0"/>
      <w:marRight w:val="0"/>
      <w:marTop w:val="0"/>
      <w:marBottom w:val="0"/>
      <w:divBdr>
        <w:top w:val="none" w:sz="0" w:space="0" w:color="auto"/>
        <w:left w:val="none" w:sz="0" w:space="0" w:color="auto"/>
        <w:bottom w:val="none" w:sz="0" w:space="0" w:color="auto"/>
        <w:right w:val="none" w:sz="0" w:space="0" w:color="auto"/>
      </w:divBdr>
    </w:div>
    <w:div w:id="494304706">
      <w:bodyDiv w:val="1"/>
      <w:marLeft w:val="0"/>
      <w:marRight w:val="0"/>
      <w:marTop w:val="0"/>
      <w:marBottom w:val="0"/>
      <w:divBdr>
        <w:top w:val="none" w:sz="0" w:space="0" w:color="auto"/>
        <w:left w:val="none" w:sz="0" w:space="0" w:color="auto"/>
        <w:bottom w:val="none" w:sz="0" w:space="0" w:color="auto"/>
        <w:right w:val="none" w:sz="0" w:space="0" w:color="auto"/>
      </w:divBdr>
    </w:div>
    <w:div w:id="510993254">
      <w:bodyDiv w:val="1"/>
      <w:marLeft w:val="0"/>
      <w:marRight w:val="0"/>
      <w:marTop w:val="0"/>
      <w:marBottom w:val="0"/>
      <w:divBdr>
        <w:top w:val="none" w:sz="0" w:space="0" w:color="auto"/>
        <w:left w:val="none" w:sz="0" w:space="0" w:color="auto"/>
        <w:bottom w:val="none" w:sz="0" w:space="0" w:color="auto"/>
        <w:right w:val="none" w:sz="0" w:space="0" w:color="auto"/>
      </w:divBdr>
    </w:div>
    <w:div w:id="511072619">
      <w:bodyDiv w:val="1"/>
      <w:marLeft w:val="0"/>
      <w:marRight w:val="0"/>
      <w:marTop w:val="0"/>
      <w:marBottom w:val="0"/>
      <w:divBdr>
        <w:top w:val="none" w:sz="0" w:space="0" w:color="auto"/>
        <w:left w:val="none" w:sz="0" w:space="0" w:color="auto"/>
        <w:bottom w:val="none" w:sz="0" w:space="0" w:color="auto"/>
        <w:right w:val="none" w:sz="0" w:space="0" w:color="auto"/>
      </w:divBdr>
    </w:div>
    <w:div w:id="514810802">
      <w:bodyDiv w:val="1"/>
      <w:marLeft w:val="0"/>
      <w:marRight w:val="0"/>
      <w:marTop w:val="0"/>
      <w:marBottom w:val="0"/>
      <w:divBdr>
        <w:top w:val="none" w:sz="0" w:space="0" w:color="auto"/>
        <w:left w:val="none" w:sz="0" w:space="0" w:color="auto"/>
        <w:bottom w:val="none" w:sz="0" w:space="0" w:color="auto"/>
        <w:right w:val="none" w:sz="0" w:space="0" w:color="auto"/>
      </w:divBdr>
    </w:div>
    <w:div w:id="530145949">
      <w:bodyDiv w:val="1"/>
      <w:marLeft w:val="0"/>
      <w:marRight w:val="0"/>
      <w:marTop w:val="0"/>
      <w:marBottom w:val="0"/>
      <w:divBdr>
        <w:top w:val="none" w:sz="0" w:space="0" w:color="auto"/>
        <w:left w:val="none" w:sz="0" w:space="0" w:color="auto"/>
        <w:bottom w:val="none" w:sz="0" w:space="0" w:color="auto"/>
        <w:right w:val="none" w:sz="0" w:space="0" w:color="auto"/>
      </w:divBdr>
    </w:div>
    <w:div w:id="534776602">
      <w:bodyDiv w:val="1"/>
      <w:marLeft w:val="0"/>
      <w:marRight w:val="0"/>
      <w:marTop w:val="0"/>
      <w:marBottom w:val="0"/>
      <w:divBdr>
        <w:top w:val="none" w:sz="0" w:space="0" w:color="auto"/>
        <w:left w:val="none" w:sz="0" w:space="0" w:color="auto"/>
        <w:bottom w:val="none" w:sz="0" w:space="0" w:color="auto"/>
        <w:right w:val="none" w:sz="0" w:space="0" w:color="auto"/>
      </w:divBdr>
    </w:div>
    <w:div w:id="539248653">
      <w:bodyDiv w:val="1"/>
      <w:marLeft w:val="0"/>
      <w:marRight w:val="0"/>
      <w:marTop w:val="0"/>
      <w:marBottom w:val="0"/>
      <w:divBdr>
        <w:top w:val="none" w:sz="0" w:space="0" w:color="auto"/>
        <w:left w:val="none" w:sz="0" w:space="0" w:color="auto"/>
        <w:bottom w:val="none" w:sz="0" w:space="0" w:color="auto"/>
        <w:right w:val="none" w:sz="0" w:space="0" w:color="auto"/>
      </w:divBdr>
    </w:div>
    <w:div w:id="545878720">
      <w:bodyDiv w:val="1"/>
      <w:marLeft w:val="0"/>
      <w:marRight w:val="0"/>
      <w:marTop w:val="0"/>
      <w:marBottom w:val="0"/>
      <w:divBdr>
        <w:top w:val="none" w:sz="0" w:space="0" w:color="auto"/>
        <w:left w:val="none" w:sz="0" w:space="0" w:color="auto"/>
        <w:bottom w:val="none" w:sz="0" w:space="0" w:color="auto"/>
        <w:right w:val="none" w:sz="0" w:space="0" w:color="auto"/>
      </w:divBdr>
    </w:div>
    <w:div w:id="546994372">
      <w:bodyDiv w:val="1"/>
      <w:marLeft w:val="0"/>
      <w:marRight w:val="0"/>
      <w:marTop w:val="0"/>
      <w:marBottom w:val="0"/>
      <w:divBdr>
        <w:top w:val="none" w:sz="0" w:space="0" w:color="auto"/>
        <w:left w:val="none" w:sz="0" w:space="0" w:color="auto"/>
        <w:bottom w:val="none" w:sz="0" w:space="0" w:color="auto"/>
        <w:right w:val="none" w:sz="0" w:space="0" w:color="auto"/>
      </w:divBdr>
    </w:div>
    <w:div w:id="556866155">
      <w:bodyDiv w:val="1"/>
      <w:marLeft w:val="0"/>
      <w:marRight w:val="0"/>
      <w:marTop w:val="0"/>
      <w:marBottom w:val="0"/>
      <w:divBdr>
        <w:top w:val="none" w:sz="0" w:space="0" w:color="auto"/>
        <w:left w:val="none" w:sz="0" w:space="0" w:color="auto"/>
        <w:bottom w:val="none" w:sz="0" w:space="0" w:color="auto"/>
        <w:right w:val="none" w:sz="0" w:space="0" w:color="auto"/>
      </w:divBdr>
    </w:div>
    <w:div w:id="615217083">
      <w:bodyDiv w:val="1"/>
      <w:marLeft w:val="0"/>
      <w:marRight w:val="0"/>
      <w:marTop w:val="0"/>
      <w:marBottom w:val="0"/>
      <w:divBdr>
        <w:top w:val="none" w:sz="0" w:space="0" w:color="auto"/>
        <w:left w:val="none" w:sz="0" w:space="0" w:color="auto"/>
        <w:bottom w:val="none" w:sz="0" w:space="0" w:color="auto"/>
        <w:right w:val="none" w:sz="0" w:space="0" w:color="auto"/>
      </w:divBdr>
    </w:div>
    <w:div w:id="623657900">
      <w:bodyDiv w:val="1"/>
      <w:marLeft w:val="0"/>
      <w:marRight w:val="0"/>
      <w:marTop w:val="0"/>
      <w:marBottom w:val="0"/>
      <w:divBdr>
        <w:top w:val="none" w:sz="0" w:space="0" w:color="auto"/>
        <w:left w:val="none" w:sz="0" w:space="0" w:color="auto"/>
        <w:bottom w:val="none" w:sz="0" w:space="0" w:color="auto"/>
        <w:right w:val="none" w:sz="0" w:space="0" w:color="auto"/>
      </w:divBdr>
    </w:div>
    <w:div w:id="669989547">
      <w:bodyDiv w:val="1"/>
      <w:marLeft w:val="0"/>
      <w:marRight w:val="0"/>
      <w:marTop w:val="0"/>
      <w:marBottom w:val="0"/>
      <w:divBdr>
        <w:top w:val="none" w:sz="0" w:space="0" w:color="auto"/>
        <w:left w:val="none" w:sz="0" w:space="0" w:color="auto"/>
        <w:bottom w:val="none" w:sz="0" w:space="0" w:color="auto"/>
        <w:right w:val="none" w:sz="0" w:space="0" w:color="auto"/>
      </w:divBdr>
    </w:div>
    <w:div w:id="675351499">
      <w:bodyDiv w:val="1"/>
      <w:marLeft w:val="0"/>
      <w:marRight w:val="0"/>
      <w:marTop w:val="0"/>
      <w:marBottom w:val="0"/>
      <w:divBdr>
        <w:top w:val="none" w:sz="0" w:space="0" w:color="auto"/>
        <w:left w:val="none" w:sz="0" w:space="0" w:color="auto"/>
        <w:bottom w:val="none" w:sz="0" w:space="0" w:color="auto"/>
        <w:right w:val="none" w:sz="0" w:space="0" w:color="auto"/>
      </w:divBdr>
    </w:div>
    <w:div w:id="703947674">
      <w:bodyDiv w:val="1"/>
      <w:marLeft w:val="0"/>
      <w:marRight w:val="0"/>
      <w:marTop w:val="0"/>
      <w:marBottom w:val="0"/>
      <w:divBdr>
        <w:top w:val="none" w:sz="0" w:space="0" w:color="auto"/>
        <w:left w:val="none" w:sz="0" w:space="0" w:color="auto"/>
        <w:bottom w:val="none" w:sz="0" w:space="0" w:color="auto"/>
        <w:right w:val="none" w:sz="0" w:space="0" w:color="auto"/>
      </w:divBdr>
    </w:div>
    <w:div w:id="735857536">
      <w:bodyDiv w:val="1"/>
      <w:marLeft w:val="0"/>
      <w:marRight w:val="0"/>
      <w:marTop w:val="0"/>
      <w:marBottom w:val="0"/>
      <w:divBdr>
        <w:top w:val="none" w:sz="0" w:space="0" w:color="auto"/>
        <w:left w:val="none" w:sz="0" w:space="0" w:color="auto"/>
        <w:bottom w:val="none" w:sz="0" w:space="0" w:color="auto"/>
        <w:right w:val="none" w:sz="0" w:space="0" w:color="auto"/>
      </w:divBdr>
    </w:div>
    <w:div w:id="738594229">
      <w:bodyDiv w:val="1"/>
      <w:marLeft w:val="0"/>
      <w:marRight w:val="0"/>
      <w:marTop w:val="0"/>
      <w:marBottom w:val="0"/>
      <w:divBdr>
        <w:top w:val="none" w:sz="0" w:space="0" w:color="auto"/>
        <w:left w:val="none" w:sz="0" w:space="0" w:color="auto"/>
        <w:bottom w:val="none" w:sz="0" w:space="0" w:color="auto"/>
        <w:right w:val="none" w:sz="0" w:space="0" w:color="auto"/>
      </w:divBdr>
    </w:div>
    <w:div w:id="741485163">
      <w:bodyDiv w:val="1"/>
      <w:marLeft w:val="0"/>
      <w:marRight w:val="0"/>
      <w:marTop w:val="0"/>
      <w:marBottom w:val="0"/>
      <w:divBdr>
        <w:top w:val="none" w:sz="0" w:space="0" w:color="auto"/>
        <w:left w:val="none" w:sz="0" w:space="0" w:color="auto"/>
        <w:bottom w:val="none" w:sz="0" w:space="0" w:color="auto"/>
        <w:right w:val="none" w:sz="0" w:space="0" w:color="auto"/>
      </w:divBdr>
    </w:div>
    <w:div w:id="747387694">
      <w:bodyDiv w:val="1"/>
      <w:marLeft w:val="0"/>
      <w:marRight w:val="0"/>
      <w:marTop w:val="0"/>
      <w:marBottom w:val="0"/>
      <w:divBdr>
        <w:top w:val="none" w:sz="0" w:space="0" w:color="auto"/>
        <w:left w:val="none" w:sz="0" w:space="0" w:color="auto"/>
        <w:bottom w:val="none" w:sz="0" w:space="0" w:color="auto"/>
        <w:right w:val="none" w:sz="0" w:space="0" w:color="auto"/>
      </w:divBdr>
    </w:div>
    <w:div w:id="750780538">
      <w:bodyDiv w:val="1"/>
      <w:marLeft w:val="0"/>
      <w:marRight w:val="0"/>
      <w:marTop w:val="0"/>
      <w:marBottom w:val="0"/>
      <w:divBdr>
        <w:top w:val="none" w:sz="0" w:space="0" w:color="auto"/>
        <w:left w:val="none" w:sz="0" w:space="0" w:color="auto"/>
        <w:bottom w:val="none" w:sz="0" w:space="0" w:color="auto"/>
        <w:right w:val="none" w:sz="0" w:space="0" w:color="auto"/>
      </w:divBdr>
    </w:div>
    <w:div w:id="799109307">
      <w:bodyDiv w:val="1"/>
      <w:marLeft w:val="0"/>
      <w:marRight w:val="0"/>
      <w:marTop w:val="0"/>
      <w:marBottom w:val="0"/>
      <w:divBdr>
        <w:top w:val="none" w:sz="0" w:space="0" w:color="auto"/>
        <w:left w:val="none" w:sz="0" w:space="0" w:color="auto"/>
        <w:bottom w:val="none" w:sz="0" w:space="0" w:color="auto"/>
        <w:right w:val="none" w:sz="0" w:space="0" w:color="auto"/>
      </w:divBdr>
    </w:div>
    <w:div w:id="808133355">
      <w:bodyDiv w:val="1"/>
      <w:marLeft w:val="0"/>
      <w:marRight w:val="0"/>
      <w:marTop w:val="0"/>
      <w:marBottom w:val="0"/>
      <w:divBdr>
        <w:top w:val="none" w:sz="0" w:space="0" w:color="auto"/>
        <w:left w:val="none" w:sz="0" w:space="0" w:color="auto"/>
        <w:bottom w:val="none" w:sz="0" w:space="0" w:color="auto"/>
        <w:right w:val="none" w:sz="0" w:space="0" w:color="auto"/>
      </w:divBdr>
    </w:div>
    <w:div w:id="825439101">
      <w:bodyDiv w:val="1"/>
      <w:marLeft w:val="0"/>
      <w:marRight w:val="0"/>
      <w:marTop w:val="0"/>
      <w:marBottom w:val="0"/>
      <w:divBdr>
        <w:top w:val="none" w:sz="0" w:space="0" w:color="auto"/>
        <w:left w:val="none" w:sz="0" w:space="0" w:color="auto"/>
        <w:bottom w:val="none" w:sz="0" w:space="0" w:color="auto"/>
        <w:right w:val="none" w:sz="0" w:space="0" w:color="auto"/>
      </w:divBdr>
    </w:div>
    <w:div w:id="833372129">
      <w:bodyDiv w:val="1"/>
      <w:marLeft w:val="0"/>
      <w:marRight w:val="0"/>
      <w:marTop w:val="0"/>
      <w:marBottom w:val="0"/>
      <w:divBdr>
        <w:top w:val="none" w:sz="0" w:space="0" w:color="auto"/>
        <w:left w:val="none" w:sz="0" w:space="0" w:color="auto"/>
        <w:bottom w:val="none" w:sz="0" w:space="0" w:color="auto"/>
        <w:right w:val="none" w:sz="0" w:space="0" w:color="auto"/>
      </w:divBdr>
    </w:div>
    <w:div w:id="834229461">
      <w:bodyDiv w:val="1"/>
      <w:marLeft w:val="0"/>
      <w:marRight w:val="0"/>
      <w:marTop w:val="0"/>
      <w:marBottom w:val="0"/>
      <w:divBdr>
        <w:top w:val="none" w:sz="0" w:space="0" w:color="auto"/>
        <w:left w:val="none" w:sz="0" w:space="0" w:color="auto"/>
        <w:bottom w:val="none" w:sz="0" w:space="0" w:color="auto"/>
        <w:right w:val="none" w:sz="0" w:space="0" w:color="auto"/>
      </w:divBdr>
    </w:div>
    <w:div w:id="835532743">
      <w:bodyDiv w:val="1"/>
      <w:marLeft w:val="0"/>
      <w:marRight w:val="0"/>
      <w:marTop w:val="0"/>
      <w:marBottom w:val="0"/>
      <w:divBdr>
        <w:top w:val="none" w:sz="0" w:space="0" w:color="auto"/>
        <w:left w:val="none" w:sz="0" w:space="0" w:color="auto"/>
        <w:bottom w:val="none" w:sz="0" w:space="0" w:color="auto"/>
        <w:right w:val="none" w:sz="0" w:space="0" w:color="auto"/>
      </w:divBdr>
    </w:div>
    <w:div w:id="842159337">
      <w:bodyDiv w:val="1"/>
      <w:marLeft w:val="0"/>
      <w:marRight w:val="0"/>
      <w:marTop w:val="0"/>
      <w:marBottom w:val="0"/>
      <w:divBdr>
        <w:top w:val="none" w:sz="0" w:space="0" w:color="auto"/>
        <w:left w:val="none" w:sz="0" w:space="0" w:color="auto"/>
        <w:bottom w:val="none" w:sz="0" w:space="0" w:color="auto"/>
        <w:right w:val="none" w:sz="0" w:space="0" w:color="auto"/>
      </w:divBdr>
    </w:div>
    <w:div w:id="844514170">
      <w:bodyDiv w:val="1"/>
      <w:marLeft w:val="0"/>
      <w:marRight w:val="0"/>
      <w:marTop w:val="0"/>
      <w:marBottom w:val="0"/>
      <w:divBdr>
        <w:top w:val="none" w:sz="0" w:space="0" w:color="auto"/>
        <w:left w:val="none" w:sz="0" w:space="0" w:color="auto"/>
        <w:bottom w:val="none" w:sz="0" w:space="0" w:color="auto"/>
        <w:right w:val="none" w:sz="0" w:space="0" w:color="auto"/>
      </w:divBdr>
    </w:div>
    <w:div w:id="851577627">
      <w:bodyDiv w:val="1"/>
      <w:marLeft w:val="0"/>
      <w:marRight w:val="0"/>
      <w:marTop w:val="0"/>
      <w:marBottom w:val="0"/>
      <w:divBdr>
        <w:top w:val="none" w:sz="0" w:space="0" w:color="auto"/>
        <w:left w:val="none" w:sz="0" w:space="0" w:color="auto"/>
        <w:bottom w:val="none" w:sz="0" w:space="0" w:color="auto"/>
        <w:right w:val="none" w:sz="0" w:space="0" w:color="auto"/>
      </w:divBdr>
    </w:div>
    <w:div w:id="867643175">
      <w:bodyDiv w:val="1"/>
      <w:marLeft w:val="0"/>
      <w:marRight w:val="0"/>
      <w:marTop w:val="0"/>
      <w:marBottom w:val="0"/>
      <w:divBdr>
        <w:top w:val="none" w:sz="0" w:space="0" w:color="auto"/>
        <w:left w:val="none" w:sz="0" w:space="0" w:color="auto"/>
        <w:bottom w:val="none" w:sz="0" w:space="0" w:color="auto"/>
        <w:right w:val="none" w:sz="0" w:space="0" w:color="auto"/>
      </w:divBdr>
      <w:divsChild>
        <w:div w:id="110177210">
          <w:marLeft w:val="0"/>
          <w:marRight w:val="0"/>
          <w:marTop w:val="0"/>
          <w:marBottom w:val="160"/>
          <w:divBdr>
            <w:top w:val="none" w:sz="0" w:space="0" w:color="auto"/>
            <w:left w:val="none" w:sz="0" w:space="0" w:color="auto"/>
            <w:bottom w:val="none" w:sz="0" w:space="0" w:color="auto"/>
            <w:right w:val="none" w:sz="0" w:space="0" w:color="auto"/>
          </w:divBdr>
        </w:div>
        <w:div w:id="200561260">
          <w:marLeft w:val="0"/>
          <w:marRight w:val="0"/>
          <w:marTop w:val="0"/>
          <w:marBottom w:val="160"/>
          <w:divBdr>
            <w:top w:val="none" w:sz="0" w:space="0" w:color="auto"/>
            <w:left w:val="none" w:sz="0" w:space="0" w:color="auto"/>
            <w:bottom w:val="none" w:sz="0" w:space="0" w:color="auto"/>
            <w:right w:val="none" w:sz="0" w:space="0" w:color="auto"/>
          </w:divBdr>
        </w:div>
        <w:div w:id="152380201">
          <w:marLeft w:val="0"/>
          <w:marRight w:val="0"/>
          <w:marTop w:val="0"/>
          <w:marBottom w:val="160"/>
          <w:divBdr>
            <w:top w:val="none" w:sz="0" w:space="0" w:color="auto"/>
            <w:left w:val="none" w:sz="0" w:space="0" w:color="auto"/>
            <w:bottom w:val="none" w:sz="0" w:space="0" w:color="auto"/>
            <w:right w:val="none" w:sz="0" w:space="0" w:color="auto"/>
          </w:divBdr>
        </w:div>
        <w:div w:id="1877157391">
          <w:marLeft w:val="0"/>
          <w:marRight w:val="0"/>
          <w:marTop w:val="0"/>
          <w:marBottom w:val="160"/>
          <w:divBdr>
            <w:top w:val="none" w:sz="0" w:space="0" w:color="auto"/>
            <w:left w:val="none" w:sz="0" w:space="0" w:color="auto"/>
            <w:bottom w:val="none" w:sz="0" w:space="0" w:color="auto"/>
            <w:right w:val="none" w:sz="0" w:space="0" w:color="auto"/>
          </w:divBdr>
        </w:div>
      </w:divsChild>
    </w:div>
    <w:div w:id="871111485">
      <w:bodyDiv w:val="1"/>
      <w:marLeft w:val="0"/>
      <w:marRight w:val="0"/>
      <w:marTop w:val="0"/>
      <w:marBottom w:val="0"/>
      <w:divBdr>
        <w:top w:val="none" w:sz="0" w:space="0" w:color="auto"/>
        <w:left w:val="none" w:sz="0" w:space="0" w:color="auto"/>
        <w:bottom w:val="none" w:sz="0" w:space="0" w:color="auto"/>
        <w:right w:val="none" w:sz="0" w:space="0" w:color="auto"/>
      </w:divBdr>
    </w:div>
    <w:div w:id="891428727">
      <w:bodyDiv w:val="1"/>
      <w:marLeft w:val="0"/>
      <w:marRight w:val="0"/>
      <w:marTop w:val="0"/>
      <w:marBottom w:val="0"/>
      <w:divBdr>
        <w:top w:val="none" w:sz="0" w:space="0" w:color="auto"/>
        <w:left w:val="none" w:sz="0" w:space="0" w:color="auto"/>
        <w:bottom w:val="none" w:sz="0" w:space="0" w:color="auto"/>
        <w:right w:val="none" w:sz="0" w:space="0" w:color="auto"/>
      </w:divBdr>
    </w:div>
    <w:div w:id="931161178">
      <w:bodyDiv w:val="1"/>
      <w:marLeft w:val="0"/>
      <w:marRight w:val="0"/>
      <w:marTop w:val="0"/>
      <w:marBottom w:val="0"/>
      <w:divBdr>
        <w:top w:val="none" w:sz="0" w:space="0" w:color="auto"/>
        <w:left w:val="none" w:sz="0" w:space="0" w:color="auto"/>
        <w:bottom w:val="none" w:sz="0" w:space="0" w:color="auto"/>
        <w:right w:val="none" w:sz="0" w:space="0" w:color="auto"/>
      </w:divBdr>
    </w:div>
    <w:div w:id="962883815">
      <w:bodyDiv w:val="1"/>
      <w:marLeft w:val="0"/>
      <w:marRight w:val="0"/>
      <w:marTop w:val="0"/>
      <w:marBottom w:val="0"/>
      <w:divBdr>
        <w:top w:val="none" w:sz="0" w:space="0" w:color="auto"/>
        <w:left w:val="none" w:sz="0" w:space="0" w:color="auto"/>
        <w:bottom w:val="none" w:sz="0" w:space="0" w:color="auto"/>
        <w:right w:val="none" w:sz="0" w:space="0" w:color="auto"/>
      </w:divBdr>
    </w:div>
    <w:div w:id="965356741">
      <w:bodyDiv w:val="1"/>
      <w:marLeft w:val="0"/>
      <w:marRight w:val="0"/>
      <w:marTop w:val="0"/>
      <w:marBottom w:val="0"/>
      <w:divBdr>
        <w:top w:val="none" w:sz="0" w:space="0" w:color="auto"/>
        <w:left w:val="none" w:sz="0" w:space="0" w:color="auto"/>
        <w:bottom w:val="none" w:sz="0" w:space="0" w:color="auto"/>
        <w:right w:val="none" w:sz="0" w:space="0" w:color="auto"/>
      </w:divBdr>
    </w:div>
    <w:div w:id="971983948">
      <w:bodyDiv w:val="1"/>
      <w:marLeft w:val="0"/>
      <w:marRight w:val="0"/>
      <w:marTop w:val="0"/>
      <w:marBottom w:val="0"/>
      <w:divBdr>
        <w:top w:val="none" w:sz="0" w:space="0" w:color="auto"/>
        <w:left w:val="none" w:sz="0" w:space="0" w:color="auto"/>
        <w:bottom w:val="none" w:sz="0" w:space="0" w:color="auto"/>
        <w:right w:val="none" w:sz="0" w:space="0" w:color="auto"/>
      </w:divBdr>
    </w:div>
    <w:div w:id="983193206">
      <w:bodyDiv w:val="1"/>
      <w:marLeft w:val="0"/>
      <w:marRight w:val="0"/>
      <w:marTop w:val="0"/>
      <w:marBottom w:val="0"/>
      <w:divBdr>
        <w:top w:val="none" w:sz="0" w:space="0" w:color="auto"/>
        <w:left w:val="none" w:sz="0" w:space="0" w:color="auto"/>
        <w:bottom w:val="none" w:sz="0" w:space="0" w:color="auto"/>
        <w:right w:val="none" w:sz="0" w:space="0" w:color="auto"/>
      </w:divBdr>
    </w:div>
    <w:div w:id="1003433309">
      <w:bodyDiv w:val="1"/>
      <w:marLeft w:val="0"/>
      <w:marRight w:val="0"/>
      <w:marTop w:val="0"/>
      <w:marBottom w:val="0"/>
      <w:divBdr>
        <w:top w:val="none" w:sz="0" w:space="0" w:color="auto"/>
        <w:left w:val="none" w:sz="0" w:space="0" w:color="auto"/>
        <w:bottom w:val="none" w:sz="0" w:space="0" w:color="auto"/>
        <w:right w:val="none" w:sz="0" w:space="0" w:color="auto"/>
      </w:divBdr>
    </w:div>
    <w:div w:id="1020282371">
      <w:bodyDiv w:val="1"/>
      <w:marLeft w:val="0"/>
      <w:marRight w:val="0"/>
      <w:marTop w:val="0"/>
      <w:marBottom w:val="0"/>
      <w:divBdr>
        <w:top w:val="none" w:sz="0" w:space="0" w:color="auto"/>
        <w:left w:val="none" w:sz="0" w:space="0" w:color="auto"/>
        <w:bottom w:val="none" w:sz="0" w:space="0" w:color="auto"/>
        <w:right w:val="none" w:sz="0" w:space="0" w:color="auto"/>
      </w:divBdr>
    </w:div>
    <w:div w:id="1049648838">
      <w:bodyDiv w:val="1"/>
      <w:marLeft w:val="0"/>
      <w:marRight w:val="0"/>
      <w:marTop w:val="0"/>
      <w:marBottom w:val="0"/>
      <w:divBdr>
        <w:top w:val="none" w:sz="0" w:space="0" w:color="auto"/>
        <w:left w:val="none" w:sz="0" w:space="0" w:color="auto"/>
        <w:bottom w:val="none" w:sz="0" w:space="0" w:color="auto"/>
        <w:right w:val="none" w:sz="0" w:space="0" w:color="auto"/>
      </w:divBdr>
    </w:div>
    <w:div w:id="1049694430">
      <w:bodyDiv w:val="1"/>
      <w:marLeft w:val="0"/>
      <w:marRight w:val="0"/>
      <w:marTop w:val="0"/>
      <w:marBottom w:val="0"/>
      <w:divBdr>
        <w:top w:val="none" w:sz="0" w:space="0" w:color="auto"/>
        <w:left w:val="none" w:sz="0" w:space="0" w:color="auto"/>
        <w:bottom w:val="none" w:sz="0" w:space="0" w:color="auto"/>
        <w:right w:val="none" w:sz="0" w:space="0" w:color="auto"/>
      </w:divBdr>
    </w:div>
    <w:div w:id="1054891722">
      <w:bodyDiv w:val="1"/>
      <w:marLeft w:val="0"/>
      <w:marRight w:val="0"/>
      <w:marTop w:val="0"/>
      <w:marBottom w:val="0"/>
      <w:divBdr>
        <w:top w:val="none" w:sz="0" w:space="0" w:color="auto"/>
        <w:left w:val="none" w:sz="0" w:space="0" w:color="auto"/>
        <w:bottom w:val="none" w:sz="0" w:space="0" w:color="auto"/>
        <w:right w:val="none" w:sz="0" w:space="0" w:color="auto"/>
      </w:divBdr>
    </w:div>
    <w:div w:id="1063673787">
      <w:bodyDiv w:val="1"/>
      <w:marLeft w:val="0"/>
      <w:marRight w:val="0"/>
      <w:marTop w:val="0"/>
      <w:marBottom w:val="0"/>
      <w:divBdr>
        <w:top w:val="none" w:sz="0" w:space="0" w:color="auto"/>
        <w:left w:val="none" w:sz="0" w:space="0" w:color="auto"/>
        <w:bottom w:val="none" w:sz="0" w:space="0" w:color="auto"/>
        <w:right w:val="none" w:sz="0" w:space="0" w:color="auto"/>
      </w:divBdr>
    </w:div>
    <w:div w:id="1121923895">
      <w:bodyDiv w:val="1"/>
      <w:marLeft w:val="0"/>
      <w:marRight w:val="0"/>
      <w:marTop w:val="0"/>
      <w:marBottom w:val="0"/>
      <w:divBdr>
        <w:top w:val="none" w:sz="0" w:space="0" w:color="auto"/>
        <w:left w:val="none" w:sz="0" w:space="0" w:color="auto"/>
        <w:bottom w:val="none" w:sz="0" w:space="0" w:color="auto"/>
        <w:right w:val="none" w:sz="0" w:space="0" w:color="auto"/>
      </w:divBdr>
    </w:div>
    <w:div w:id="1137408001">
      <w:bodyDiv w:val="1"/>
      <w:marLeft w:val="0"/>
      <w:marRight w:val="0"/>
      <w:marTop w:val="0"/>
      <w:marBottom w:val="0"/>
      <w:divBdr>
        <w:top w:val="none" w:sz="0" w:space="0" w:color="auto"/>
        <w:left w:val="none" w:sz="0" w:space="0" w:color="auto"/>
        <w:bottom w:val="none" w:sz="0" w:space="0" w:color="auto"/>
        <w:right w:val="none" w:sz="0" w:space="0" w:color="auto"/>
      </w:divBdr>
    </w:div>
    <w:div w:id="1143617289">
      <w:bodyDiv w:val="1"/>
      <w:marLeft w:val="0"/>
      <w:marRight w:val="0"/>
      <w:marTop w:val="0"/>
      <w:marBottom w:val="0"/>
      <w:divBdr>
        <w:top w:val="none" w:sz="0" w:space="0" w:color="auto"/>
        <w:left w:val="none" w:sz="0" w:space="0" w:color="auto"/>
        <w:bottom w:val="none" w:sz="0" w:space="0" w:color="auto"/>
        <w:right w:val="none" w:sz="0" w:space="0" w:color="auto"/>
      </w:divBdr>
    </w:div>
    <w:div w:id="1154833664">
      <w:bodyDiv w:val="1"/>
      <w:marLeft w:val="0"/>
      <w:marRight w:val="0"/>
      <w:marTop w:val="0"/>
      <w:marBottom w:val="0"/>
      <w:divBdr>
        <w:top w:val="none" w:sz="0" w:space="0" w:color="auto"/>
        <w:left w:val="none" w:sz="0" w:space="0" w:color="auto"/>
        <w:bottom w:val="none" w:sz="0" w:space="0" w:color="auto"/>
        <w:right w:val="none" w:sz="0" w:space="0" w:color="auto"/>
      </w:divBdr>
    </w:div>
    <w:div w:id="1158770251">
      <w:bodyDiv w:val="1"/>
      <w:marLeft w:val="0"/>
      <w:marRight w:val="0"/>
      <w:marTop w:val="0"/>
      <w:marBottom w:val="0"/>
      <w:divBdr>
        <w:top w:val="none" w:sz="0" w:space="0" w:color="auto"/>
        <w:left w:val="none" w:sz="0" w:space="0" w:color="auto"/>
        <w:bottom w:val="none" w:sz="0" w:space="0" w:color="auto"/>
        <w:right w:val="none" w:sz="0" w:space="0" w:color="auto"/>
      </w:divBdr>
    </w:div>
    <w:div w:id="1161429529">
      <w:bodyDiv w:val="1"/>
      <w:marLeft w:val="0"/>
      <w:marRight w:val="0"/>
      <w:marTop w:val="0"/>
      <w:marBottom w:val="0"/>
      <w:divBdr>
        <w:top w:val="none" w:sz="0" w:space="0" w:color="auto"/>
        <w:left w:val="none" w:sz="0" w:space="0" w:color="auto"/>
        <w:bottom w:val="none" w:sz="0" w:space="0" w:color="auto"/>
        <w:right w:val="none" w:sz="0" w:space="0" w:color="auto"/>
      </w:divBdr>
    </w:div>
    <w:div w:id="1168861074">
      <w:bodyDiv w:val="1"/>
      <w:marLeft w:val="0"/>
      <w:marRight w:val="0"/>
      <w:marTop w:val="0"/>
      <w:marBottom w:val="0"/>
      <w:divBdr>
        <w:top w:val="none" w:sz="0" w:space="0" w:color="auto"/>
        <w:left w:val="none" w:sz="0" w:space="0" w:color="auto"/>
        <w:bottom w:val="none" w:sz="0" w:space="0" w:color="auto"/>
        <w:right w:val="none" w:sz="0" w:space="0" w:color="auto"/>
      </w:divBdr>
    </w:div>
    <w:div w:id="1177841363">
      <w:bodyDiv w:val="1"/>
      <w:marLeft w:val="0"/>
      <w:marRight w:val="0"/>
      <w:marTop w:val="0"/>
      <w:marBottom w:val="0"/>
      <w:divBdr>
        <w:top w:val="none" w:sz="0" w:space="0" w:color="auto"/>
        <w:left w:val="none" w:sz="0" w:space="0" w:color="auto"/>
        <w:bottom w:val="none" w:sz="0" w:space="0" w:color="auto"/>
        <w:right w:val="none" w:sz="0" w:space="0" w:color="auto"/>
      </w:divBdr>
    </w:div>
    <w:div w:id="1183980552">
      <w:bodyDiv w:val="1"/>
      <w:marLeft w:val="0"/>
      <w:marRight w:val="0"/>
      <w:marTop w:val="0"/>
      <w:marBottom w:val="0"/>
      <w:divBdr>
        <w:top w:val="none" w:sz="0" w:space="0" w:color="auto"/>
        <w:left w:val="none" w:sz="0" w:space="0" w:color="auto"/>
        <w:bottom w:val="none" w:sz="0" w:space="0" w:color="auto"/>
        <w:right w:val="none" w:sz="0" w:space="0" w:color="auto"/>
      </w:divBdr>
    </w:div>
    <w:div w:id="1186407431">
      <w:bodyDiv w:val="1"/>
      <w:marLeft w:val="0"/>
      <w:marRight w:val="0"/>
      <w:marTop w:val="0"/>
      <w:marBottom w:val="0"/>
      <w:divBdr>
        <w:top w:val="none" w:sz="0" w:space="0" w:color="auto"/>
        <w:left w:val="none" w:sz="0" w:space="0" w:color="auto"/>
        <w:bottom w:val="none" w:sz="0" w:space="0" w:color="auto"/>
        <w:right w:val="none" w:sz="0" w:space="0" w:color="auto"/>
      </w:divBdr>
    </w:div>
    <w:div w:id="1189488588">
      <w:bodyDiv w:val="1"/>
      <w:marLeft w:val="0"/>
      <w:marRight w:val="0"/>
      <w:marTop w:val="0"/>
      <w:marBottom w:val="0"/>
      <w:divBdr>
        <w:top w:val="none" w:sz="0" w:space="0" w:color="auto"/>
        <w:left w:val="none" w:sz="0" w:space="0" w:color="auto"/>
        <w:bottom w:val="none" w:sz="0" w:space="0" w:color="auto"/>
        <w:right w:val="none" w:sz="0" w:space="0" w:color="auto"/>
      </w:divBdr>
    </w:div>
    <w:div w:id="1204321554">
      <w:bodyDiv w:val="1"/>
      <w:marLeft w:val="0"/>
      <w:marRight w:val="0"/>
      <w:marTop w:val="0"/>
      <w:marBottom w:val="0"/>
      <w:divBdr>
        <w:top w:val="none" w:sz="0" w:space="0" w:color="auto"/>
        <w:left w:val="none" w:sz="0" w:space="0" w:color="auto"/>
        <w:bottom w:val="none" w:sz="0" w:space="0" w:color="auto"/>
        <w:right w:val="none" w:sz="0" w:space="0" w:color="auto"/>
      </w:divBdr>
    </w:div>
    <w:div w:id="1223950612">
      <w:bodyDiv w:val="1"/>
      <w:marLeft w:val="0"/>
      <w:marRight w:val="0"/>
      <w:marTop w:val="0"/>
      <w:marBottom w:val="0"/>
      <w:divBdr>
        <w:top w:val="none" w:sz="0" w:space="0" w:color="auto"/>
        <w:left w:val="none" w:sz="0" w:space="0" w:color="auto"/>
        <w:bottom w:val="none" w:sz="0" w:space="0" w:color="auto"/>
        <w:right w:val="none" w:sz="0" w:space="0" w:color="auto"/>
      </w:divBdr>
    </w:div>
    <w:div w:id="1224560156">
      <w:bodyDiv w:val="1"/>
      <w:marLeft w:val="0"/>
      <w:marRight w:val="0"/>
      <w:marTop w:val="0"/>
      <w:marBottom w:val="0"/>
      <w:divBdr>
        <w:top w:val="none" w:sz="0" w:space="0" w:color="auto"/>
        <w:left w:val="none" w:sz="0" w:space="0" w:color="auto"/>
        <w:bottom w:val="none" w:sz="0" w:space="0" w:color="auto"/>
        <w:right w:val="none" w:sz="0" w:space="0" w:color="auto"/>
      </w:divBdr>
    </w:div>
    <w:div w:id="1228951570">
      <w:bodyDiv w:val="1"/>
      <w:marLeft w:val="0"/>
      <w:marRight w:val="0"/>
      <w:marTop w:val="0"/>
      <w:marBottom w:val="0"/>
      <w:divBdr>
        <w:top w:val="none" w:sz="0" w:space="0" w:color="auto"/>
        <w:left w:val="none" w:sz="0" w:space="0" w:color="auto"/>
        <w:bottom w:val="none" w:sz="0" w:space="0" w:color="auto"/>
        <w:right w:val="none" w:sz="0" w:space="0" w:color="auto"/>
      </w:divBdr>
    </w:div>
    <w:div w:id="1231304802">
      <w:bodyDiv w:val="1"/>
      <w:marLeft w:val="0"/>
      <w:marRight w:val="0"/>
      <w:marTop w:val="0"/>
      <w:marBottom w:val="0"/>
      <w:divBdr>
        <w:top w:val="none" w:sz="0" w:space="0" w:color="auto"/>
        <w:left w:val="none" w:sz="0" w:space="0" w:color="auto"/>
        <w:bottom w:val="none" w:sz="0" w:space="0" w:color="auto"/>
        <w:right w:val="none" w:sz="0" w:space="0" w:color="auto"/>
      </w:divBdr>
    </w:div>
    <w:div w:id="1260873244">
      <w:bodyDiv w:val="1"/>
      <w:marLeft w:val="0"/>
      <w:marRight w:val="0"/>
      <w:marTop w:val="0"/>
      <w:marBottom w:val="0"/>
      <w:divBdr>
        <w:top w:val="none" w:sz="0" w:space="0" w:color="auto"/>
        <w:left w:val="none" w:sz="0" w:space="0" w:color="auto"/>
        <w:bottom w:val="none" w:sz="0" w:space="0" w:color="auto"/>
        <w:right w:val="none" w:sz="0" w:space="0" w:color="auto"/>
      </w:divBdr>
    </w:div>
    <w:div w:id="1269239399">
      <w:bodyDiv w:val="1"/>
      <w:marLeft w:val="0"/>
      <w:marRight w:val="0"/>
      <w:marTop w:val="0"/>
      <w:marBottom w:val="0"/>
      <w:divBdr>
        <w:top w:val="none" w:sz="0" w:space="0" w:color="auto"/>
        <w:left w:val="none" w:sz="0" w:space="0" w:color="auto"/>
        <w:bottom w:val="none" w:sz="0" w:space="0" w:color="auto"/>
        <w:right w:val="none" w:sz="0" w:space="0" w:color="auto"/>
      </w:divBdr>
    </w:div>
    <w:div w:id="1270700416">
      <w:bodyDiv w:val="1"/>
      <w:marLeft w:val="0"/>
      <w:marRight w:val="0"/>
      <w:marTop w:val="0"/>
      <w:marBottom w:val="0"/>
      <w:divBdr>
        <w:top w:val="none" w:sz="0" w:space="0" w:color="auto"/>
        <w:left w:val="none" w:sz="0" w:space="0" w:color="auto"/>
        <w:bottom w:val="none" w:sz="0" w:space="0" w:color="auto"/>
        <w:right w:val="none" w:sz="0" w:space="0" w:color="auto"/>
      </w:divBdr>
    </w:div>
    <w:div w:id="1275598722">
      <w:bodyDiv w:val="1"/>
      <w:marLeft w:val="0"/>
      <w:marRight w:val="0"/>
      <w:marTop w:val="0"/>
      <w:marBottom w:val="0"/>
      <w:divBdr>
        <w:top w:val="none" w:sz="0" w:space="0" w:color="auto"/>
        <w:left w:val="none" w:sz="0" w:space="0" w:color="auto"/>
        <w:bottom w:val="none" w:sz="0" w:space="0" w:color="auto"/>
        <w:right w:val="none" w:sz="0" w:space="0" w:color="auto"/>
      </w:divBdr>
    </w:div>
    <w:div w:id="1296715315">
      <w:bodyDiv w:val="1"/>
      <w:marLeft w:val="0"/>
      <w:marRight w:val="0"/>
      <w:marTop w:val="0"/>
      <w:marBottom w:val="0"/>
      <w:divBdr>
        <w:top w:val="none" w:sz="0" w:space="0" w:color="auto"/>
        <w:left w:val="none" w:sz="0" w:space="0" w:color="auto"/>
        <w:bottom w:val="none" w:sz="0" w:space="0" w:color="auto"/>
        <w:right w:val="none" w:sz="0" w:space="0" w:color="auto"/>
      </w:divBdr>
    </w:div>
    <w:div w:id="1307785706">
      <w:bodyDiv w:val="1"/>
      <w:marLeft w:val="0"/>
      <w:marRight w:val="0"/>
      <w:marTop w:val="0"/>
      <w:marBottom w:val="0"/>
      <w:divBdr>
        <w:top w:val="none" w:sz="0" w:space="0" w:color="auto"/>
        <w:left w:val="none" w:sz="0" w:space="0" w:color="auto"/>
        <w:bottom w:val="none" w:sz="0" w:space="0" w:color="auto"/>
        <w:right w:val="none" w:sz="0" w:space="0" w:color="auto"/>
      </w:divBdr>
    </w:div>
    <w:div w:id="1312056590">
      <w:bodyDiv w:val="1"/>
      <w:marLeft w:val="0"/>
      <w:marRight w:val="0"/>
      <w:marTop w:val="0"/>
      <w:marBottom w:val="0"/>
      <w:divBdr>
        <w:top w:val="none" w:sz="0" w:space="0" w:color="auto"/>
        <w:left w:val="none" w:sz="0" w:space="0" w:color="auto"/>
        <w:bottom w:val="none" w:sz="0" w:space="0" w:color="auto"/>
        <w:right w:val="none" w:sz="0" w:space="0" w:color="auto"/>
      </w:divBdr>
    </w:div>
    <w:div w:id="1340809289">
      <w:bodyDiv w:val="1"/>
      <w:marLeft w:val="0"/>
      <w:marRight w:val="0"/>
      <w:marTop w:val="0"/>
      <w:marBottom w:val="0"/>
      <w:divBdr>
        <w:top w:val="none" w:sz="0" w:space="0" w:color="auto"/>
        <w:left w:val="none" w:sz="0" w:space="0" w:color="auto"/>
        <w:bottom w:val="none" w:sz="0" w:space="0" w:color="auto"/>
        <w:right w:val="none" w:sz="0" w:space="0" w:color="auto"/>
      </w:divBdr>
    </w:div>
    <w:div w:id="1359115984">
      <w:bodyDiv w:val="1"/>
      <w:marLeft w:val="0"/>
      <w:marRight w:val="0"/>
      <w:marTop w:val="0"/>
      <w:marBottom w:val="0"/>
      <w:divBdr>
        <w:top w:val="none" w:sz="0" w:space="0" w:color="auto"/>
        <w:left w:val="none" w:sz="0" w:space="0" w:color="auto"/>
        <w:bottom w:val="none" w:sz="0" w:space="0" w:color="auto"/>
        <w:right w:val="none" w:sz="0" w:space="0" w:color="auto"/>
      </w:divBdr>
    </w:div>
    <w:div w:id="1368873519">
      <w:bodyDiv w:val="1"/>
      <w:marLeft w:val="0"/>
      <w:marRight w:val="0"/>
      <w:marTop w:val="0"/>
      <w:marBottom w:val="0"/>
      <w:divBdr>
        <w:top w:val="none" w:sz="0" w:space="0" w:color="auto"/>
        <w:left w:val="none" w:sz="0" w:space="0" w:color="auto"/>
        <w:bottom w:val="none" w:sz="0" w:space="0" w:color="auto"/>
        <w:right w:val="none" w:sz="0" w:space="0" w:color="auto"/>
      </w:divBdr>
    </w:div>
    <w:div w:id="1372222086">
      <w:bodyDiv w:val="1"/>
      <w:marLeft w:val="0"/>
      <w:marRight w:val="0"/>
      <w:marTop w:val="0"/>
      <w:marBottom w:val="0"/>
      <w:divBdr>
        <w:top w:val="none" w:sz="0" w:space="0" w:color="auto"/>
        <w:left w:val="none" w:sz="0" w:space="0" w:color="auto"/>
        <w:bottom w:val="none" w:sz="0" w:space="0" w:color="auto"/>
        <w:right w:val="none" w:sz="0" w:space="0" w:color="auto"/>
      </w:divBdr>
    </w:div>
    <w:div w:id="1375345943">
      <w:bodyDiv w:val="1"/>
      <w:marLeft w:val="0"/>
      <w:marRight w:val="0"/>
      <w:marTop w:val="0"/>
      <w:marBottom w:val="0"/>
      <w:divBdr>
        <w:top w:val="none" w:sz="0" w:space="0" w:color="auto"/>
        <w:left w:val="none" w:sz="0" w:space="0" w:color="auto"/>
        <w:bottom w:val="none" w:sz="0" w:space="0" w:color="auto"/>
        <w:right w:val="none" w:sz="0" w:space="0" w:color="auto"/>
      </w:divBdr>
      <w:divsChild>
        <w:div w:id="907574724">
          <w:marLeft w:val="0"/>
          <w:marRight w:val="0"/>
          <w:marTop w:val="0"/>
          <w:marBottom w:val="160"/>
          <w:divBdr>
            <w:top w:val="none" w:sz="0" w:space="0" w:color="auto"/>
            <w:left w:val="none" w:sz="0" w:space="0" w:color="auto"/>
            <w:bottom w:val="none" w:sz="0" w:space="0" w:color="auto"/>
            <w:right w:val="none" w:sz="0" w:space="0" w:color="auto"/>
          </w:divBdr>
        </w:div>
        <w:div w:id="1988168635">
          <w:marLeft w:val="0"/>
          <w:marRight w:val="0"/>
          <w:marTop w:val="0"/>
          <w:marBottom w:val="160"/>
          <w:divBdr>
            <w:top w:val="none" w:sz="0" w:space="0" w:color="auto"/>
            <w:left w:val="none" w:sz="0" w:space="0" w:color="auto"/>
            <w:bottom w:val="none" w:sz="0" w:space="0" w:color="auto"/>
            <w:right w:val="none" w:sz="0" w:space="0" w:color="auto"/>
          </w:divBdr>
        </w:div>
        <w:div w:id="215944230">
          <w:marLeft w:val="0"/>
          <w:marRight w:val="0"/>
          <w:marTop w:val="0"/>
          <w:marBottom w:val="160"/>
          <w:divBdr>
            <w:top w:val="none" w:sz="0" w:space="0" w:color="auto"/>
            <w:left w:val="none" w:sz="0" w:space="0" w:color="auto"/>
            <w:bottom w:val="none" w:sz="0" w:space="0" w:color="auto"/>
            <w:right w:val="none" w:sz="0" w:space="0" w:color="auto"/>
          </w:divBdr>
        </w:div>
        <w:div w:id="694765879">
          <w:marLeft w:val="0"/>
          <w:marRight w:val="0"/>
          <w:marTop w:val="0"/>
          <w:marBottom w:val="160"/>
          <w:divBdr>
            <w:top w:val="none" w:sz="0" w:space="0" w:color="auto"/>
            <w:left w:val="none" w:sz="0" w:space="0" w:color="auto"/>
            <w:bottom w:val="none" w:sz="0" w:space="0" w:color="auto"/>
            <w:right w:val="none" w:sz="0" w:space="0" w:color="auto"/>
          </w:divBdr>
        </w:div>
      </w:divsChild>
    </w:div>
    <w:div w:id="1405683763">
      <w:bodyDiv w:val="1"/>
      <w:marLeft w:val="0"/>
      <w:marRight w:val="0"/>
      <w:marTop w:val="0"/>
      <w:marBottom w:val="0"/>
      <w:divBdr>
        <w:top w:val="none" w:sz="0" w:space="0" w:color="auto"/>
        <w:left w:val="none" w:sz="0" w:space="0" w:color="auto"/>
        <w:bottom w:val="none" w:sz="0" w:space="0" w:color="auto"/>
        <w:right w:val="none" w:sz="0" w:space="0" w:color="auto"/>
      </w:divBdr>
    </w:div>
    <w:div w:id="1409424304">
      <w:bodyDiv w:val="1"/>
      <w:marLeft w:val="0"/>
      <w:marRight w:val="0"/>
      <w:marTop w:val="0"/>
      <w:marBottom w:val="0"/>
      <w:divBdr>
        <w:top w:val="none" w:sz="0" w:space="0" w:color="auto"/>
        <w:left w:val="none" w:sz="0" w:space="0" w:color="auto"/>
        <w:bottom w:val="none" w:sz="0" w:space="0" w:color="auto"/>
        <w:right w:val="none" w:sz="0" w:space="0" w:color="auto"/>
      </w:divBdr>
    </w:div>
    <w:div w:id="1426851206">
      <w:bodyDiv w:val="1"/>
      <w:marLeft w:val="0"/>
      <w:marRight w:val="0"/>
      <w:marTop w:val="0"/>
      <w:marBottom w:val="0"/>
      <w:divBdr>
        <w:top w:val="none" w:sz="0" w:space="0" w:color="auto"/>
        <w:left w:val="none" w:sz="0" w:space="0" w:color="auto"/>
        <w:bottom w:val="none" w:sz="0" w:space="0" w:color="auto"/>
        <w:right w:val="none" w:sz="0" w:space="0" w:color="auto"/>
      </w:divBdr>
    </w:div>
    <w:div w:id="1429887472">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43451034">
      <w:bodyDiv w:val="1"/>
      <w:marLeft w:val="0"/>
      <w:marRight w:val="0"/>
      <w:marTop w:val="0"/>
      <w:marBottom w:val="0"/>
      <w:divBdr>
        <w:top w:val="none" w:sz="0" w:space="0" w:color="auto"/>
        <w:left w:val="none" w:sz="0" w:space="0" w:color="auto"/>
        <w:bottom w:val="none" w:sz="0" w:space="0" w:color="auto"/>
        <w:right w:val="none" w:sz="0" w:space="0" w:color="auto"/>
      </w:divBdr>
    </w:div>
    <w:div w:id="1445034137">
      <w:bodyDiv w:val="1"/>
      <w:marLeft w:val="0"/>
      <w:marRight w:val="0"/>
      <w:marTop w:val="0"/>
      <w:marBottom w:val="0"/>
      <w:divBdr>
        <w:top w:val="none" w:sz="0" w:space="0" w:color="auto"/>
        <w:left w:val="none" w:sz="0" w:space="0" w:color="auto"/>
        <w:bottom w:val="none" w:sz="0" w:space="0" w:color="auto"/>
        <w:right w:val="none" w:sz="0" w:space="0" w:color="auto"/>
      </w:divBdr>
    </w:div>
    <w:div w:id="1450201575">
      <w:bodyDiv w:val="1"/>
      <w:marLeft w:val="0"/>
      <w:marRight w:val="0"/>
      <w:marTop w:val="0"/>
      <w:marBottom w:val="0"/>
      <w:divBdr>
        <w:top w:val="none" w:sz="0" w:space="0" w:color="auto"/>
        <w:left w:val="none" w:sz="0" w:space="0" w:color="auto"/>
        <w:bottom w:val="none" w:sz="0" w:space="0" w:color="auto"/>
        <w:right w:val="none" w:sz="0" w:space="0" w:color="auto"/>
      </w:divBdr>
    </w:div>
    <w:div w:id="1455521014">
      <w:bodyDiv w:val="1"/>
      <w:marLeft w:val="0"/>
      <w:marRight w:val="0"/>
      <w:marTop w:val="0"/>
      <w:marBottom w:val="0"/>
      <w:divBdr>
        <w:top w:val="none" w:sz="0" w:space="0" w:color="auto"/>
        <w:left w:val="none" w:sz="0" w:space="0" w:color="auto"/>
        <w:bottom w:val="none" w:sz="0" w:space="0" w:color="auto"/>
        <w:right w:val="none" w:sz="0" w:space="0" w:color="auto"/>
      </w:divBdr>
    </w:div>
    <w:div w:id="1458914179">
      <w:bodyDiv w:val="1"/>
      <w:marLeft w:val="0"/>
      <w:marRight w:val="0"/>
      <w:marTop w:val="0"/>
      <w:marBottom w:val="0"/>
      <w:divBdr>
        <w:top w:val="none" w:sz="0" w:space="0" w:color="auto"/>
        <w:left w:val="none" w:sz="0" w:space="0" w:color="auto"/>
        <w:bottom w:val="none" w:sz="0" w:space="0" w:color="auto"/>
        <w:right w:val="none" w:sz="0" w:space="0" w:color="auto"/>
      </w:divBdr>
    </w:div>
    <w:div w:id="1465810937">
      <w:bodyDiv w:val="1"/>
      <w:marLeft w:val="0"/>
      <w:marRight w:val="0"/>
      <w:marTop w:val="0"/>
      <w:marBottom w:val="0"/>
      <w:divBdr>
        <w:top w:val="none" w:sz="0" w:space="0" w:color="auto"/>
        <w:left w:val="none" w:sz="0" w:space="0" w:color="auto"/>
        <w:bottom w:val="none" w:sz="0" w:space="0" w:color="auto"/>
        <w:right w:val="none" w:sz="0" w:space="0" w:color="auto"/>
      </w:divBdr>
    </w:div>
    <w:div w:id="1466119750">
      <w:bodyDiv w:val="1"/>
      <w:marLeft w:val="0"/>
      <w:marRight w:val="0"/>
      <w:marTop w:val="0"/>
      <w:marBottom w:val="0"/>
      <w:divBdr>
        <w:top w:val="none" w:sz="0" w:space="0" w:color="auto"/>
        <w:left w:val="none" w:sz="0" w:space="0" w:color="auto"/>
        <w:bottom w:val="none" w:sz="0" w:space="0" w:color="auto"/>
        <w:right w:val="none" w:sz="0" w:space="0" w:color="auto"/>
      </w:divBdr>
    </w:div>
    <w:div w:id="1472554939">
      <w:bodyDiv w:val="1"/>
      <w:marLeft w:val="0"/>
      <w:marRight w:val="0"/>
      <w:marTop w:val="0"/>
      <w:marBottom w:val="0"/>
      <w:divBdr>
        <w:top w:val="none" w:sz="0" w:space="0" w:color="auto"/>
        <w:left w:val="none" w:sz="0" w:space="0" w:color="auto"/>
        <w:bottom w:val="none" w:sz="0" w:space="0" w:color="auto"/>
        <w:right w:val="none" w:sz="0" w:space="0" w:color="auto"/>
      </w:divBdr>
    </w:div>
    <w:div w:id="1483740719">
      <w:bodyDiv w:val="1"/>
      <w:marLeft w:val="0"/>
      <w:marRight w:val="0"/>
      <w:marTop w:val="0"/>
      <w:marBottom w:val="0"/>
      <w:divBdr>
        <w:top w:val="none" w:sz="0" w:space="0" w:color="auto"/>
        <w:left w:val="none" w:sz="0" w:space="0" w:color="auto"/>
        <w:bottom w:val="none" w:sz="0" w:space="0" w:color="auto"/>
        <w:right w:val="none" w:sz="0" w:space="0" w:color="auto"/>
      </w:divBdr>
    </w:div>
    <w:div w:id="1489130418">
      <w:bodyDiv w:val="1"/>
      <w:marLeft w:val="0"/>
      <w:marRight w:val="0"/>
      <w:marTop w:val="0"/>
      <w:marBottom w:val="0"/>
      <w:divBdr>
        <w:top w:val="none" w:sz="0" w:space="0" w:color="auto"/>
        <w:left w:val="none" w:sz="0" w:space="0" w:color="auto"/>
        <w:bottom w:val="none" w:sz="0" w:space="0" w:color="auto"/>
        <w:right w:val="none" w:sz="0" w:space="0" w:color="auto"/>
      </w:divBdr>
    </w:div>
    <w:div w:id="1505590539">
      <w:bodyDiv w:val="1"/>
      <w:marLeft w:val="0"/>
      <w:marRight w:val="0"/>
      <w:marTop w:val="0"/>
      <w:marBottom w:val="0"/>
      <w:divBdr>
        <w:top w:val="none" w:sz="0" w:space="0" w:color="auto"/>
        <w:left w:val="none" w:sz="0" w:space="0" w:color="auto"/>
        <w:bottom w:val="none" w:sz="0" w:space="0" w:color="auto"/>
        <w:right w:val="none" w:sz="0" w:space="0" w:color="auto"/>
      </w:divBdr>
    </w:div>
    <w:div w:id="1519464177">
      <w:bodyDiv w:val="1"/>
      <w:marLeft w:val="0"/>
      <w:marRight w:val="0"/>
      <w:marTop w:val="0"/>
      <w:marBottom w:val="0"/>
      <w:divBdr>
        <w:top w:val="none" w:sz="0" w:space="0" w:color="auto"/>
        <w:left w:val="none" w:sz="0" w:space="0" w:color="auto"/>
        <w:bottom w:val="none" w:sz="0" w:space="0" w:color="auto"/>
        <w:right w:val="none" w:sz="0" w:space="0" w:color="auto"/>
      </w:divBdr>
    </w:div>
    <w:div w:id="1520970353">
      <w:bodyDiv w:val="1"/>
      <w:marLeft w:val="0"/>
      <w:marRight w:val="0"/>
      <w:marTop w:val="0"/>
      <w:marBottom w:val="0"/>
      <w:divBdr>
        <w:top w:val="none" w:sz="0" w:space="0" w:color="auto"/>
        <w:left w:val="none" w:sz="0" w:space="0" w:color="auto"/>
        <w:bottom w:val="none" w:sz="0" w:space="0" w:color="auto"/>
        <w:right w:val="none" w:sz="0" w:space="0" w:color="auto"/>
      </w:divBdr>
    </w:div>
    <w:div w:id="1526600068">
      <w:bodyDiv w:val="1"/>
      <w:marLeft w:val="0"/>
      <w:marRight w:val="0"/>
      <w:marTop w:val="0"/>
      <w:marBottom w:val="0"/>
      <w:divBdr>
        <w:top w:val="none" w:sz="0" w:space="0" w:color="auto"/>
        <w:left w:val="none" w:sz="0" w:space="0" w:color="auto"/>
        <w:bottom w:val="none" w:sz="0" w:space="0" w:color="auto"/>
        <w:right w:val="none" w:sz="0" w:space="0" w:color="auto"/>
      </w:divBdr>
    </w:div>
    <w:div w:id="1548175717">
      <w:bodyDiv w:val="1"/>
      <w:marLeft w:val="0"/>
      <w:marRight w:val="0"/>
      <w:marTop w:val="0"/>
      <w:marBottom w:val="0"/>
      <w:divBdr>
        <w:top w:val="none" w:sz="0" w:space="0" w:color="auto"/>
        <w:left w:val="none" w:sz="0" w:space="0" w:color="auto"/>
        <w:bottom w:val="none" w:sz="0" w:space="0" w:color="auto"/>
        <w:right w:val="none" w:sz="0" w:space="0" w:color="auto"/>
      </w:divBdr>
    </w:div>
    <w:div w:id="1573394700">
      <w:bodyDiv w:val="1"/>
      <w:marLeft w:val="0"/>
      <w:marRight w:val="0"/>
      <w:marTop w:val="0"/>
      <w:marBottom w:val="0"/>
      <w:divBdr>
        <w:top w:val="none" w:sz="0" w:space="0" w:color="auto"/>
        <w:left w:val="none" w:sz="0" w:space="0" w:color="auto"/>
        <w:bottom w:val="none" w:sz="0" w:space="0" w:color="auto"/>
        <w:right w:val="none" w:sz="0" w:space="0" w:color="auto"/>
      </w:divBdr>
    </w:div>
    <w:div w:id="1581599244">
      <w:bodyDiv w:val="1"/>
      <w:marLeft w:val="0"/>
      <w:marRight w:val="0"/>
      <w:marTop w:val="0"/>
      <w:marBottom w:val="0"/>
      <w:divBdr>
        <w:top w:val="none" w:sz="0" w:space="0" w:color="auto"/>
        <w:left w:val="none" w:sz="0" w:space="0" w:color="auto"/>
        <w:bottom w:val="none" w:sz="0" w:space="0" w:color="auto"/>
        <w:right w:val="none" w:sz="0" w:space="0" w:color="auto"/>
      </w:divBdr>
    </w:div>
    <w:div w:id="1588225499">
      <w:bodyDiv w:val="1"/>
      <w:marLeft w:val="0"/>
      <w:marRight w:val="0"/>
      <w:marTop w:val="0"/>
      <w:marBottom w:val="0"/>
      <w:divBdr>
        <w:top w:val="none" w:sz="0" w:space="0" w:color="auto"/>
        <w:left w:val="none" w:sz="0" w:space="0" w:color="auto"/>
        <w:bottom w:val="none" w:sz="0" w:space="0" w:color="auto"/>
        <w:right w:val="none" w:sz="0" w:space="0" w:color="auto"/>
      </w:divBdr>
    </w:div>
    <w:div w:id="1612080680">
      <w:bodyDiv w:val="1"/>
      <w:marLeft w:val="0"/>
      <w:marRight w:val="0"/>
      <w:marTop w:val="0"/>
      <w:marBottom w:val="0"/>
      <w:divBdr>
        <w:top w:val="none" w:sz="0" w:space="0" w:color="auto"/>
        <w:left w:val="none" w:sz="0" w:space="0" w:color="auto"/>
        <w:bottom w:val="none" w:sz="0" w:space="0" w:color="auto"/>
        <w:right w:val="none" w:sz="0" w:space="0" w:color="auto"/>
      </w:divBdr>
    </w:div>
    <w:div w:id="1623070541">
      <w:bodyDiv w:val="1"/>
      <w:marLeft w:val="0"/>
      <w:marRight w:val="0"/>
      <w:marTop w:val="0"/>
      <w:marBottom w:val="0"/>
      <w:divBdr>
        <w:top w:val="none" w:sz="0" w:space="0" w:color="auto"/>
        <w:left w:val="none" w:sz="0" w:space="0" w:color="auto"/>
        <w:bottom w:val="none" w:sz="0" w:space="0" w:color="auto"/>
        <w:right w:val="none" w:sz="0" w:space="0" w:color="auto"/>
      </w:divBdr>
    </w:div>
    <w:div w:id="1640190032">
      <w:bodyDiv w:val="1"/>
      <w:marLeft w:val="0"/>
      <w:marRight w:val="0"/>
      <w:marTop w:val="0"/>
      <w:marBottom w:val="0"/>
      <w:divBdr>
        <w:top w:val="none" w:sz="0" w:space="0" w:color="auto"/>
        <w:left w:val="none" w:sz="0" w:space="0" w:color="auto"/>
        <w:bottom w:val="none" w:sz="0" w:space="0" w:color="auto"/>
        <w:right w:val="none" w:sz="0" w:space="0" w:color="auto"/>
      </w:divBdr>
    </w:div>
    <w:div w:id="1662805369">
      <w:bodyDiv w:val="1"/>
      <w:marLeft w:val="0"/>
      <w:marRight w:val="0"/>
      <w:marTop w:val="0"/>
      <w:marBottom w:val="0"/>
      <w:divBdr>
        <w:top w:val="none" w:sz="0" w:space="0" w:color="auto"/>
        <w:left w:val="none" w:sz="0" w:space="0" w:color="auto"/>
        <w:bottom w:val="none" w:sz="0" w:space="0" w:color="auto"/>
        <w:right w:val="none" w:sz="0" w:space="0" w:color="auto"/>
      </w:divBdr>
    </w:div>
    <w:div w:id="1664966503">
      <w:bodyDiv w:val="1"/>
      <w:marLeft w:val="0"/>
      <w:marRight w:val="0"/>
      <w:marTop w:val="0"/>
      <w:marBottom w:val="0"/>
      <w:divBdr>
        <w:top w:val="none" w:sz="0" w:space="0" w:color="auto"/>
        <w:left w:val="none" w:sz="0" w:space="0" w:color="auto"/>
        <w:bottom w:val="none" w:sz="0" w:space="0" w:color="auto"/>
        <w:right w:val="none" w:sz="0" w:space="0" w:color="auto"/>
      </w:divBdr>
    </w:div>
    <w:div w:id="1667242734">
      <w:bodyDiv w:val="1"/>
      <w:marLeft w:val="0"/>
      <w:marRight w:val="0"/>
      <w:marTop w:val="0"/>
      <w:marBottom w:val="0"/>
      <w:divBdr>
        <w:top w:val="none" w:sz="0" w:space="0" w:color="auto"/>
        <w:left w:val="none" w:sz="0" w:space="0" w:color="auto"/>
        <w:bottom w:val="none" w:sz="0" w:space="0" w:color="auto"/>
        <w:right w:val="none" w:sz="0" w:space="0" w:color="auto"/>
      </w:divBdr>
    </w:div>
    <w:div w:id="1668942744">
      <w:bodyDiv w:val="1"/>
      <w:marLeft w:val="0"/>
      <w:marRight w:val="0"/>
      <w:marTop w:val="0"/>
      <w:marBottom w:val="0"/>
      <w:divBdr>
        <w:top w:val="none" w:sz="0" w:space="0" w:color="auto"/>
        <w:left w:val="none" w:sz="0" w:space="0" w:color="auto"/>
        <w:bottom w:val="none" w:sz="0" w:space="0" w:color="auto"/>
        <w:right w:val="none" w:sz="0" w:space="0" w:color="auto"/>
      </w:divBdr>
    </w:div>
    <w:div w:id="1682585225">
      <w:bodyDiv w:val="1"/>
      <w:marLeft w:val="0"/>
      <w:marRight w:val="0"/>
      <w:marTop w:val="0"/>
      <w:marBottom w:val="0"/>
      <w:divBdr>
        <w:top w:val="none" w:sz="0" w:space="0" w:color="auto"/>
        <w:left w:val="none" w:sz="0" w:space="0" w:color="auto"/>
        <w:bottom w:val="none" w:sz="0" w:space="0" w:color="auto"/>
        <w:right w:val="none" w:sz="0" w:space="0" w:color="auto"/>
      </w:divBdr>
    </w:div>
    <w:div w:id="1688409141">
      <w:bodyDiv w:val="1"/>
      <w:marLeft w:val="0"/>
      <w:marRight w:val="0"/>
      <w:marTop w:val="0"/>
      <w:marBottom w:val="0"/>
      <w:divBdr>
        <w:top w:val="none" w:sz="0" w:space="0" w:color="auto"/>
        <w:left w:val="none" w:sz="0" w:space="0" w:color="auto"/>
        <w:bottom w:val="none" w:sz="0" w:space="0" w:color="auto"/>
        <w:right w:val="none" w:sz="0" w:space="0" w:color="auto"/>
      </w:divBdr>
    </w:div>
    <w:div w:id="1689715441">
      <w:bodyDiv w:val="1"/>
      <w:marLeft w:val="0"/>
      <w:marRight w:val="0"/>
      <w:marTop w:val="0"/>
      <w:marBottom w:val="0"/>
      <w:divBdr>
        <w:top w:val="none" w:sz="0" w:space="0" w:color="auto"/>
        <w:left w:val="none" w:sz="0" w:space="0" w:color="auto"/>
        <w:bottom w:val="none" w:sz="0" w:space="0" w:color="auto"/>
        <w:right w:val="none" w:sz="0" w:space="0" w:color="auto"/>
      </w:divBdr>
    </w:div>
    <w:div w:id="1702247055">
      <w:bodyDiv w:val="1"/>
      <w:marLeft w:val="0"/>
      <w:marRight w:val="0"/>
      <w:marTop w:val="0"/>
      <w:marBottom w:val="0"/>
      <w:divBdr>
        <w:top w:val="none" w:sz="0" w:space="0" w:color="auto"/>
        <w:left w:val="none" w:sz="0" w:space="0" w:color="auto"/>
        <w:bottom w:val="none" w:sz="0" w:space="0" w:color="auto"/>
        <w:right w:val="none" w:sz="0" w:space="0" w:color="auto"/>
      </w:divBdr>
    </w:div>
    <w:div w:id="1704861265">
      <w:bodyDiv w:val="1"/>
      <w:marLeft w:val="0"/>
      <w:marRight w:val="0"/>
      <w:marTop w:val="0"/>
      <w:marBottom w:val="0"/>
      <w:divBdr>
        <w:top w:val="none" w:sz="0" w:space="0" w:color="auto"/>
        <w:left w:val="none" w:sz="0" w:space="0" w:color="auto"/>
        <w:bottom w:val="none" w:sz="0" w:space="0" w:color="auto"/>
        <w:right w:val="none" w:sz="0" w:space="0" w:color="auto"/>
      </w:divBdr>
    </w:div>
    <w:div w:id="1719159433">
      <w:bodyDiv w:val="1"/>
      <w:marLeft w:val="0"/>
      <w:marRight w:val="0"/>
      <w:marTop w:val="0"/>
      <w:marBottom w:val="0"/>
      <w:divBdr>
        <w:top w:val="none" w:sz="0" w:space="0" w:color="auto"/>
        <w:left w:val="none" w:sz="0" w:space="0" w:color="auto"/>
        <w:bottom w:val="none" w:sz="0" w:space="0" w:color="auto"/>
        <w:right w:val="none" w:sz="0" w:space="0" w:color="auto"/>
      </w:divBdr>
    </w:div>
    <w:div w:id="1723484186">
      <w:bodyDiv w:val="1"/>
      <w:marLeft w:val="0"/>
      <w:marRight w:val="0"/>
      <w:marTop w:val="0"/>
      <w:marBottom w:val="0"/>
      <w:divBdr>
        <w:top w:val="none" w:sz="0" w:space="0" w:color="auto"/>
        <w:left w:val="none" w:sz="0" w:space="0" w:color="auto"/>
        <w:bottom w:val="none" w:sz="0" w:space="0" w:color="auto"/>
        <w:right w:val="none" w:sz="0" w:space="0" w:color="auto"/>
      </w:divBdr>
    </w:div>
    <w:div w:id="1735160640">
      <w:bodyDiv w:val="1"/>
      <w:marLeft w:val="0"/>
      <w:marRight w:val="0"/>
      <w:marTop w:val="0"/>
      <w:marBottom w:val="0"/>
      <w:divBdr>
        <w:top w:val="none" w:sz="0" w:space="0" w:color="auto"/>
        <w:left w:val="none" w:sz="0" w:space="0" w:color="auto"/>
        <w:bottom w:val="none" w:sz="0" w:space="0" w:color="auto"/>
        <w:right w:val="none" w:sz="0" w:space="0" w:color="auto"/>
      </w:divBdr>
    </w:div>
    <w:div w:id="1752893599">
      <w:bodyDiv w:val="1"/>
      <w:marLeft w:val="0"/>
      <w:marRight w:val="0"/>
      <w:marTop w:val="0"/>
      <w:marBottom w:val="0"/>
      <w:divBdr>
        <w:top w:val="none" w:sz="0" w:space="0" w:color="auto"/>
        <w:left w:val="none" w:sz="0" w:space="0" w:color="auto"/>
        <w:bottom w:val="none" w:sz="0" w:space="0" w:color="auto"/>
        <w:right w:val="none" w:sz="0" w:space="0" w:color="auto"/>
      </w:divBdr>
    </w:div>
    <w:div w:id="1767532163">
      <w:bodyDiv w:val="1"/>
      <w:marLeft w:val="0"/>
      <w:marRight w:val="0"/>
      <w:marTop w:val="0"/>
      <w:marBottom w:val="0"/>
      <w:divBdr>
        <w:top w:val="none" w:sz="0" w:space="0" w:color="auto"/>
        <w:left w:val="none" w:sz="0" w:space="0" w:color="auto"/>
        <w:bottom w:val="none" w:sz="0" w:space="0" w:color="auto"/>
        <w:right w:val="none" w:sz="0" w:space="0" w:color="auto"/>
      </w:divBdr>
    </w:div>
    <w:div w:id="1770809451">
      <w:bodyDiv w:val="1"/>
      <w:marLeft w:val="0"/>
      <w:marRight w:val="0"/>
      <w:marTop w:val="0"/>
      <w:marBottom w:val="0"/>
      <w:divBdr>
        <w:top w:val="none" w:sz="0" w:space="0" w:color="auto"/>
        <w:left w:val="none" w:sz="0" w:space="0" w:color="auto"/>
        <w:bottom w:val="none" w:sz="0" w:space="0" w:color="auto"/>
        <w:right w:val="none" w:sz="0" w:space="0" w:color="auto"/>
      </w:divBdr>
    </w:div>
    <w:div w:id="1774932225">
      <w:bodyDiv w:val="1"/>
      <w:marLeft w:val="0"/>
      <w:marRight w:val="0"/>
      <w:marTop w:val="0"/>
      <w:marBottom w:val="0"/>
      <w:divBdr>
        <w:top w:val="none" w:sz="0" w:space="0" w:color="auto"/>
        <w:left w:val="none" w:sz="0" w:space="0" w:color="auto"/>
        <w:bottom w:val="none" w:sz="0" w:space="0" w:color="auto"/>
        <w:right w:val="none" w:sz="0" w:space="0" w:color="auto"/>
      </w:divBdr>
    </w:div>
    <w:div w:id="1790972365">
      <w:bodyDiv w:val="1"/>
      <w:marLeft w:val="0"/>
      <w:marRight w:val="0"/>
      <w:marTop w:val="0"/>
      <w:marBottom w:val="0"/>
      <w:divBdr>
        <w:top w:val="none" w:sz="0" w:space="0" w:color="auto"/>
        <w:left w:val="none" w:sz="0" w:space="0" w:color="auto"/>
        <w:bottom w:val="none" w:sz="0" w:space="0" w:color="auto"/>
        <w:right w:val="none" w:sz="0" w:space="0" w:color="auto"/>
      </w:divBdr>
    </w:div>
    <w:div w:id="1800613582">
      <w:bodyDiv w:val="1"/>
      <w:marLeft w:val="0"/>
      <w:marRight w:val="0"/>
      <w:marTop w:val="0"/>
      <w:marBottom w:val="0"/>
      <w:divBdr>
        <w:top w:val="none" w:sz="0" w:space="0" w:color="auto"/>
        <w:left w:val="none" w:sz="0" w:space="0" w:color="auto"/>
        <w:bottom w:val="none" w:sz="0" w:space="0" w:color="auto"/>
        <w:right w:val="none" w:sz="0" w:space="0" w:color="auto"/>
      </w:divBdr>
    </w:div>
    <w:div w:id="1814906162">
      <w:bodyDiv w:val="1"/>
      <w:marLeft w:val="0"/>
      <w:marRight w:val="0"/>
      <w:marTop w:val="0"/>
      <w:marBottom w:val="0"/>
      <w:divBdr>
        <w:top w:val="none" w:sz="0" w:space="0" w:color="auto"/>
        <w:left w:val="none" w:sz="0" w:space="0" w:color="auto"/>
        <w:bottom w:val="none" w:sz="0" w:space="0" w:color="auto"/>
        <w:right w:val="none" w:sz="0" w:space="0" w:color="auto"/>
      </w:divBdr>
    </w:div>
    <w:div w:id="1819877695">
      <w:bodyDiv w:val="1"/>
      <w:marLeft w:val="0"/>
      <w:marRight w:val="0"/>
      <w:marTop w:val="0"/>
      <w:marBottom w:val="0"/>
      <w:divBdr>
        <w:top w:val="none" w:sz="0" w:space="0" w:color="auto"/>
        <w:left w:val="none" w:sz="0" w:space="0" w:color="auto"/>
        <w:bottom w:val="none" w:sz="0" w:space="0" w:color="auto"/>
        <w:right w:val="none" w:sz="0" w:space="0" w:color="auto"/>
      </w:divBdr>
    </w:div>
    <w:div w:id="1825931176">
      <w:bodyDiv w:val="1"/>
      <w:marLeft w:val="0"/>
      <w:marRight w:val="0"/>
      <w:marTop w:val="0"/>
      <w:marBottom w:val="0"/>
      <w:divBdr>
        <w:top w:val="none" w:sz="0" w:space="0" w:color="auto"/>
        <w:left w:val="none" w:sz="0" w:space="0" w:color="auto"/>
        <w:bottom w:val="none" w:sz="0" w:space="0" w:color="auto"/>
        <w:right w:val="none" w:sz="0" w:space="0" w:color="auto"/>
      </w:divBdr>
    </w:div>
    <w:div w:id="1826816440">
      <w:bodyDiv w:val="1"/>
      <w:marLeft w:val="0"/>
      <w:marRight w:val="0"/>
      <w:marTop w:val="0"/>
      <w:marBottom w:val="0"/>
      <w:divBdr>
        <w:top w:val="none" w:sz="0" w:space="0" w:color="auto"/>
        <w:left w:val="none" w:sz="0" w:space="0" w:color="auto"/>
        <w:bottom w:val="none" w:sz="0" w:space="0" w:color="auto"/>
        <w:right w:val="none" w:sz="0" w:space="0" w:color="auto"/>
      </w:divBdr>
    </w:div>
    <w:div w:id="1838492787">
      <w:bodyDiv w:val="1"/>
      <w:marLeft w:val="0"/>
      <w:marRight w:val="0"/>
      <w:marTop w:val="0"/>
      <w:marBottom w:val="0"/>
      <w:divBdr>
        <w:top w:val="none" w:sz="0" w:space="0" w:color="auto"/>
        <w:left w:val="none" w:sz="0" w:space="0" w:color="auto"/>
        <w:bottom w:val="none" w:sz="0" w:space="0" w:color="auto"/>
        <w:right w:val="none" w:sz="0" w:space="0" w:color="auto"/>
      </w:divBdr>
    </w:div>
    <w:div w:id="1858082096">
      <w:bodyDiv w:val="1"/>
      <w:marLeft w:val="0"/>
      <w:marRight w:val="0"/>
      <w:marTop w:val="0"/>
      <w:marBottom w:val="0"/>
      <w:divBdr>
        <w:top w:val="none" w:sz="0" w:space="0" w:color="auto"/>
        <w:left w:val="none" w:sz="0" w:space="0" w:color="auto"/>
        <w:bottom w:val="none" w:sz="0" w:space="0" w:color="auto"/>
        <w:right w:val="none" w:sz="0" w:space="0" w:color="auto"/>
      </w:divBdr>
    </w:div>
    <w:div w:id="1859078545">
      <w:bodyDiv w:val="1"/>
      <w:marLeft w:val="0"/>
      <w:marRight w:val="0"/>
      <w:marTop w:val="0"/>
      <w:marBottom w:val="0"/>
      <w:divBdr>
        <w:top w:val="none" w:sz="0" w:space="0" w:color="auto"/>
        <w:left w:val="none" w:sz="0" w:space="0" w:color="auto"/>
        <w:bottom w:val="none" w:sz="0" w:space="0" w:color="auto"/>
        <w:right w:val="none" w:sz="0" w:space="0" w:color="auto"/>
      </w:divBdr>
    </w:div>
    <w:div w:id="1870021277">
      <w:bodyDiv w:val="1"/>
      <w:marLeft w:val="0"/>
      <w:marRight w:val="0"/>
      <w:marTop w:val="0"/>
      <w:marBottom w:val="0"/>
      <w:divBdr>
        <w:top w:val="none" w:sz="0" w:space="0" w:color="auto"/>
        <w:left w:val="none" w:sz="0" w:space="0" w:color="auto"/>
        <w:bottom w:val="none" w:sz="0" w:space="0" w:color="auto"/>
        <w:right w:val="none" w:sz="0" w:space="0" w:color="auto"/>
      </w:divBdr>
    </w:div>
    <w:div w:id="1886674717">
      <w:bodyDiv w:val="1"/>
      <w:marLeft w:val="0"/>
      <w:marRight w:val="0"/>
      <w:marTop w:val="0"/>
      <w:marBottom w:val="0"/>
      <w:divBdr>
        <w:top w:val="none" w:sz="0" w:space="0" w:color="auto"/>
        <w:left w:val="none" w:sz="0" w:space="0" w:color="auto"/>
        <w:bottom w:val="none" w:sz="0" w:space="0" w:color="auto"/>
        <w:right w:val="none" w:sz="0" w:space="0" w:color="auto"/>
      </w:divBdr>
    </w:div>
    <w:div w:id="1899170295">
      <w:bodyDiv w:val="1"/>
      <w:marLeft w:val="0"/>
      <w:marRight w:val="0"/>
      <w:marTop w:val="0"/>
      <w:marBottom w:val="0"/>
      <w:divBdr>
        <w:top w:val="none" w:sz="0" w:space="0" w:color="auto"/>
        <w:left w:val="none" w:sz="0" w:space="0" w:color="auto"/>
        <w:bottom w:val="none" w:sz="0" w:space="0" w:color="auto"/>
        <w:right w:val="none" w:sz="0" w:space="0" w:color="auto"/>
      </w:divBdr>
    </w:div>
    <w:div w:id="1911767019">
      <w:bodyDiv w:val="1"/>
      <w:marLeft w:val="0"/>
      <w:marRight w:val="0"/>
      <w:marTop w:val="0"/>
      <w:marBottom w:val="0"/>
      <w:divBdr>
        <w:top w:val="none" w:sz="0" w:space="0" w:color="auto"/>
        <w:left w:val="none" w:sz="0" w:space="0" w:color="auto"/>
        <w:bottom w:val="none" w:sz="0" w:space="0" w:color="auto"/>
        <w:right w:val="none" w:sz="0" w:space="0" w:color="auto"/>
      </w:divBdr>
    </w:div>
    <w:div w:id="1916546711">
      <w:bodyDiv w:val="1"/>
      <w:marLeft w:val="0"/>
      <w:marRight w:val="0"/>
      <w:marTop w:val="0"/>
      <w:marBottom w:val="0"/>
      <w:divBdr>
        <w:top w:val="none" w:sz="0" w:space="0" w:color="auto"/>
        <w:left w:val="none" w:sz="0" w:space="0" w:color="auto"/>
        <w:bottom w:val="none" w:sz="0" w:space="0" w:color="auto"/>
        <w:right w:val="none" w:sz="0" w:space="0" w:color="auto"/>
      </w:divBdr>
    </w:div>
    <w:div w:id="1932542097">
      <w:bodyDiv w:val="1"/>
      <w:marLeft w:val="0"/>
      <w:marRight w:val="0"/>
      <w:marTop w:val="0"/>
      <w:marBottom w:val="0"/>
      <w:divBdr>
        <w:top w:val="none" w:sz="0" w:space="0" w:color="auto"/>
        <w:left w:val="none" w:sz="0" w:space="0" w:color="auto"/>
        <w:bottom w:val="none" w:sz="0" w:space="0" w:color="auto"/>
        <w:right w:val="none" w:sz="0" w:space="0" w:color="auto"/>
      </w:divBdr>
    </w:div>
    <w:div w:id="1934390895">
      <w:bodyDiv w:val="1"/>
      <w:marLeft w:val="0"/>
      <w:marRight w:val="0"/>
      <w:marTop w:val="0"/>
      <w:marBottom w:val="0"/>
      <w:divBdr>
        <w:top w:val="none" w:sz="0" w:space="0" w:color="auto"/>
        <w:left w:val="none" w:sz="0" w:space="0" w:color="auto"/>
        <w:bottom w:val="none" w:sz="0" w:space="0" w:color="auto"/>
        <w:right w:val="none" w:sz="0" w:space="0" w:color="auto"/>
      </w:divBdr>
    </w:div>
    <w:div w:id="1950819830">
      <w:bodyDiv w:val="1"/>
      <w:marLeft w:val="0"/>
      <w:marRight w:val="0"/>
      <w:marTop w:val="0"/>
      <w:marBottom w:val="0"/>
      <w:divBdr>
        <w:top w:val="none" w:sz="0" w:space="0" w:color="auto"/>
        <w:left w:val="none" w:sz="0" w:space="0" w:color="auto"/>
        <w:bottom w:val="none" w:sz="0" w:space="0" w:color="auto"/>
        <w:right w:val="none" w:sz="0" w:space="0" w:color="auto"/>
      </w:divBdr>
    </w:div>
    <w:div w:id="1955166400">
      <w:bodyDiv w:val="1"/>
      <w:marLeft w:val="0"/>
      <w:marRight w:val="0"/>
      <w:marTop w:val="0"/>
      <w:marBottom w:val="0"/>
      <w:divBdr>
        <w:top w:val="none" w:sz="0" w:space="0" w:color="auto"/>
        <w:left w:val="none" w:sz="0" w:space="0" w:color="auto"/>
        <w:bottom w:val="none" w:sz="0" w:space="0" w:color="auto"/>
        <w:right w:val="none" w:sz="0" w:space="0" w:color="auto"/>
      </w:divBdr>
    </w:div>
    <w:div w:id="1958757813">
      <w:bodyDiv w:val="1"/>
      <w:marLeft w:val="0"/>
      <w:marRight w:val="0"/>
      <w:marTop w:val="0"/>
      <w:marBottom w:val="0"/>
      <w:divBdr>
        <w:top w:val="none" w:sz="0" w:space="0" w:color="auto"/>
        <w:left w:val="none" w:sz="0" w:space="0" w:color="auto"/>
        <w:bottom w:val="none" w:sz="0" w:space="0" w:color="auto"/>
        <w:right w:val="none" w:sz="0" w:space="0" w:color="auto"/>
      </w:divBdr>
    </w:div>
    <w:div w:id="1970352035">
      <w:bodyDiv w:val="1"/>
      <w:marLeft w:val="0"/>
      <w:marRight w:val="0"/>
      <w:marTop w:val="0"/>
      <w:marBottom w:val="0"/>
      <w:divBdr>
        <w:top w:val="none" w:sz="0" w:space="0" w:color="auto"/>
        <w:left w:val="none" w:sz="0" w:space="0" w:color="auto"/>
        <w:bottom w:val="none" w:sz="0" w:space="0" w:color="auto"/>
        <w:right w:val="none" w:sz="0" w:space="0" w:color="auto"/>
      </w:divBdr>
    </w:div>
    <w:div w:id="1977253871">
      <w:bodyDiv w:val="1"/>
      <w:marLeft w:val="0"/>
      <w:marRight w:val="0"/>
      <w:marTop w:val="0"/>
      <w:marBottom w:val="0"/>
      <w:divBdr>
        <w:top w:val="none" w:sz="0" w:space="0" w:color="auto"/>
        <w:left w:val="none" w:sz="0" w:space="0" w:color="auto"/>
        <w:bottom w:val="none" w:sz="0" w:space="0" w:color="auto"/>
        <w:right w:val="none" w:sz="0" w:space="0" w:color="auto"/>
      </w:divBdr>
    </w:div>
    <w:div w:id="1982538868">
      <w:bodyDiv w:val="1"/>
      <w:marLeft w:val="0"/>
      <w:marRight w:val="0"/>
      <w:marTop w:val="0"/>
      <w:marBottom w:val="0"/>
      <w:divBdr>
        <w:top w:val="none" w:sz="0" w:space="0" w:color="auto"/>
        <w:left w:val="none" w:sz="0" w:space="0" w:color="auto"/>
        <w:bottom w:val="none" w:sz="0" w:space="0" w:color="auto"/>
        <w:right w:val="none" w:sz="0" w:space="0" w:color="auto"/>
      </w:divBdr>
    </w:div>
    <w:div w:id="1988775585">
      <w:bodyDiv w:val="1"/>
      <w:marLeft w:val="0"/>
      <w:marRight w:val="0"/>
      <w:marTop w:val="0"/>
      <w:marBottom w:val="0"/>
      <w:divBdr>
        <w:top w:val="none" w:sz="0" w:space="0" w:color="auto"/>
        <w:left w:val="none" w:sz="0" w:space="0" w:color="auto"/>
        <w:bottom w:val="none" w:sz="0" w:space="0" w:color="auto"/>
        <w:right w:val="none" w:sz="0" w:space="0" w:color="auto"/>
      </w:divBdr>
    </w:div>
    <w:div w:id="2006786690">
      <w:bodyDiv w:val="1"/>
      <w:marLeft w:val="0"/>
      <w:marRight w:val="0"/>
      <w:marTop w:val="0"/>
      <w:marBottom w:val="0"/>
      <w:divBdr>
        <w:top w:val="none" w:sz="0" w:space="0" w:color="auto"/>
        <w:left w:val="none" w:sz="0" w:space="0" w:color="auto"/>
        <w:bottom w:val="none" w:sz="0" w:space="0" w:color="auto"/>
        <w:right w:val="none" w:sz="0" w:space="0" w:color="auto"/>
      </w:divBdr>
    </w:div>
    <w:div w:id="2024017313">
      <w:bodyDiv w:val="1"/>
      <w:marLeft w:val="0"/>
      <w:marRight w:val="0"/>
      <w:marTop w:val="0"/>
      <w:marBottom w:val="0"/>
      <w:divBdr>
        <w:top w:val="none" w:sz="0" w:space="0" w:color="auto"/>
        <w:left w:val="none" w:sz="0" w:space="0" w:color="auto"/>
        <w:bottom w:val="none" w:sz="0" w:space="0" w:color="auto"/>
        <w:right w:val="none" w:sz="0" w:space="0" w:color="auto"/>
      </w:divBdr>
    </w:div>
    <w:div w:id="2025789567">
      <w:bodyDiv w:val="1"/>
      <w:marLeft w:val="0"/>
      <w:marRight w:val="0"/>
      <w:marTop w:val="0"/>
      <w:marBottom w:val="0"/>
      <w:divBdr>
        <w:top w:val="none" w:sz="0" w:space="0" w:color="auto"/>
        <w:left w:val="none" w:sz="0" w:space="0" w:color="auto"/>
        <w:bottom w:val="none" w:sz="0" w:space="0" w:color="auto"/>
        <w:right w:val="none" w:sz="0" w:space="0" w:color="auto"/>
      </w:divBdr>
    </w:div>
    <w:div w:id="2033845801">
      <w:bodyDiv w:val="1"/>
      <w:marLeft w:val="0"/>
      <w:marRight w:val="0"/>
      <w:marTop w:val="0"/>
      <w:marBottom w:val="0"/>
      <w:divBdr>
        <w:top w:val="none" w:sz="0" w:space="0" w:color="auto"/>
        <w:left w:val="none" w:sz="0" w:space="0" w:color="auto"/>
        <w:bottom w:val="none" w:sz="0" w:space="0" w:color="auto"/>
        <w:right w:val="none" w:sz="0" w:space="0" w:color="auto"/>
      </w:divBdr>
    </w:div>
    <w:div w:id="2046562140">
      <w:bodyDiv w:val="1"/>
      <w:marLeft w:val="0"/>
      <w:marRight w:val="0"/>
      <w:marTop w:val="0"/>
      <w:marBottom w:val="0"/>
      <w:divBdr>
        <w:top w:val="none" w:sz="0" w:space="0" w:color="auto"/>
        <w:left w:val="none" w:sz="0" w:space="0" w:color="auto"/>
        <w:bottom w:val="none" w:sz="0" w:space="0" w:color="auto"/>
        <w:right w:val="none" w:sz="0" w:space="0" w:color="auto"/>
      </w:divBdr>
    </w:div>
    <w:div w:id="2096978583">
      <w:bodyDiv w:val="1"/>
      <w:marLeft w:val="0"/>
      <w:marRight w:val="0"/>
      <w:marTop w:val="0"/>
      <w:marBottom w:val="0"/>
      <w:divBdr>
        <w:top w:val="none" w:sz="0" w:space="0" w:color="auto"/>
        <w:left w:val="none" w:sz="0" w:space="0" w:color="auto"/>
        <w:bottom w:val="none" w:sz="0" w:space="0" w:color="auto"/>
        <w:right w:val="none" w:sz="0" w:space="0" w:color="auto"/>
      </w:divBdr>
    </w:div>
    <w:div w:id="2098745366">
      <w:bodyDiv w:val="1"/>
      <w:marLeft w:val="0"/>
      <w:marRight w:val="0"/>
      <w:marTop w:val="0"/>
      <w:marBottom w:val="0"/>
      <w:divBdr>
        <w:top w:val="none" w:sz="0" w:space="0" w:color="auto"/>
        <w:left w:val="none" w:sz="0" w:space="0" w:color="auto"/>
        <w:bottom w:val="none" w:sz="0" w:space="0" w:color="auto"/>
        <w:right w:val="none" w:sz="0" w:space="0" w:color="auto"/>
      </w:divBdr>
    </w:div>
    <w:div w:id="2099515658">
      <w:bodyDiv w:val="1"/>
      <w:marLeft w:val="0"/>
      <w:marRight w:val="0"/>
      <w:marTop w:val="0"/>
      <w:marBottom w:val="0"/>
      <w:divBdr>
        <w:top w:val="none" w:sz="0" w:space="0" w:color="auto"/>
        <w:left w:val="none" w:sz="0" w:space="0" w:color="auto"/>
        <w:bottom w:val="none" w:sz="0" w:space="0" w:color="auto"/>
        <w:right w:val="none" w:sz="0" w:space="0" w:color="auto"/>
      </w:divBdr>
    </w:div>
    <w:div w:id="2101754677">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29541164">
      <w:bodyDiv w:val="1"/>
      <w:marLeft w:val="0"/>
      <w:marRight w:val="0"/>
      <w:marTop w:val="0"/>
      <w:marBottom w:val="0"/>
      <w:divBdr>
        <w:top w:val="none" w:sz="0" w:space="0" w:color="auto"/>
        <w:left w:val="none" w:sz="0" w:space="0" w:color="auto"/>
        <w:bottom w:val="none" w:sz="0" w:space="0" w:color="auto"/>
        <w:right w:val="none" w:sz="0" w:space="0" w:color="auto"/>
      </w:divBdr>
    </w:div>
    <w:div w:id="2132090008">
      <w:bodyDiv w:val="1"/>
      <w:marLeft w:val="0"/>
      <w:marRight w:val="0"/>
      <w:marTop w:val="0"/>
      <w:marBottom w:val="0"/>
      <w:divBdr>
        <w:top w:val="none" w:sz="0" w:space="0" w:color="auto"/>
        <w:left w:val="none" w:sz="0" w:space="0" w:color="auto"/>
        <w:bottom w:val="none" w:sz="0" w:space="0" w:color="auto"/>
        <w:right w:val="none" w:sz="0" w:space="0" w:color="auto"/>
      </w:divBdr>
    </w:div>
    <w:div w:id="214061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docs/atlas"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nder.com/doc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vercel.com/docs" TargetMode="External"/><Relationship Id="rId20" Type="http://schemas.openxmlformats.org/officeDocument/2006/relationships/hyperlink" Target="https://www.tensorflow.org/j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expressjs.com/en/api.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5129B-6D59-47E8-9209-21FD2FFDD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19630</Words>
  <Characters>111892</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Kashyap</dc:creator>
  <cp:keywords/>
  <dc:description/>
  <cp:lastModifiedBy>kishan batra</cp:lastModifiedBy>
  <cp:revision>2</cp:revision>
  <dcterms:created xsi:type="dcterms:W3CDTF">2025-05-28T13:53:00Z</dcterms:created>
  <dcterms:modified xsi:type="dcterms:W3CDTF">2025-05-28T13:53:00Z</dcterms:modified>
</cp:coreProperties>
</file>